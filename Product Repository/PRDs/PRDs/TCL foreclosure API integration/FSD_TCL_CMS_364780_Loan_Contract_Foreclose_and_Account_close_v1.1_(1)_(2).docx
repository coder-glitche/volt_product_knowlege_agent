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Hlk100049669"/>
    <w:bookmarkStart w:id="1" w:name="_Toc188368419"/>
    <w:bookmarkStart w:id="2" w:name="_Toc188379658"/>
    <w:bookmarkEnd w:id="0"/>
    <w:p w14:paraId="24D67BC9" w14:textId="2AB0BEDB" w:rsidR="00CC4AE3" w:rsidRPr="002F0734" w:rsidRDefault="00CC4AE3" w:rsidP="006D1BD6">
      <w:pPr>
        <w:pStyle w:val="Heading1"/>
      </w:pPr>
      <w:r w:rsidRPr="002F0734">
        <w:rPr>
          <w:noProof/>
        </w:rPr>
        <mc:AlternateContent>
          <mc:Choice Requires="wpg">
            <w:drawing>
              <wp:anchor distT="0" distB="0" distL="114300" distR="114300" simplePos="0" relativeHeight="251661312" behindDoc="0" locked="0" layoutInCell="1" allowOverlap="1" wp14:anchorId="2E85AE35" wp14:editId="5978F9E6">
                <wp:simplePos x="0" y="0"/>
                <wp:positionH relativeFrom="column">
                  <wp:posOffset>6805930</wp:posOffset>
                </wp:positionH>
                <wp:positionV relativeFrom="paragraph">
                  <wp:posOffset>-1905</wp:posOffset>
                </wp:positionV>
                <wp:extent cx="403225" cy="854710"/>
                <wp:effectExtent l="0" t="0" r="0" b="0"/>
                <wp:wrapNone/>
                <wp:docPr id="1113050218"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3225" cy="854710"/>
                          <a:chOff x="0" y="0"/>
                          <a:chExt cx="403761" cy="855023"/>
                        </a:xfrm>
                      </wpg:grpSpPr>
                      <wps:wsp>
                        <wps:cNvPr id="33" name="Rectangle 33"/>
                        <wps:cNvSpPr/>
                        <wps:spPr>
                          <a:xfrm>
                            <a:off x="0" y="0"/>
                            <a:ext cx="403761" cy="855023"/>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34" name="Picture 34"/>
                          <pic:cNvPicPr>
                            <a:picLocks noChangeAspect="1"/>
                          </pic:cNvPicPr>
                        </pic:nvPicPr>
                        <pic:blipFill>
                          <a:blip r:embed="rId8" cstate="print"/>
                          <a:stretch>
                            <a:fillRect/>
                          </a:stretch>
                        </pic:blipFill>
                        <pic:spPr>
                          <a:xfrm>
                            <a:off x="63795" y="85060"/>
                            <a:ext cx="261620" cy="677545"/>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16BAE2D1" id="Group 9" o:spid="_x0000_s1026" style="position:absolute;margin-left:535.9pt;margin-top:-.15pt;width:31.75pt;height:67.3pt;z-index:251661312" coordsize="4037,85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">
                <v:rect id="Rectangle 33" o:spid="_x0000_s1027" style="position:absolute;width:4037;height:85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" fillcolor="white [3212]" stroked="f" strokeweight="1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 o:spid="_x0000_s1028" type="#_x0000_t75" style="position:absolute;left:637;top:850;width:2617;height:67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">
                  <v:imagedata r:id="rId9" o:title=""/>
                </v:shape>
              </v:group>
            </w:pict>
          </mc:Fallback>
        </mc:AlternateContent>
      </w:r>
      <w:bookmarkEnd w:id="1"/>
      <w:bookmarkEnd w:id="2"/>
    </w:p>
    <w:p w14:paraId="5357A2C3" w14:textId="77777777" w:rsidR="00CC4AE3" w:rsidRPr="002F0734" w:rsidRDefault="00CC4AE3" w:rsidP="00CC4AE3">
      <w:pPr>
        <w:spacing w:line="276" w:lineRule="auto"/>
        <w:jc w:val="both"/>
        <w:rPr>
          <w:rFonts w:ascii="Segoe UI" w:hAnsi="Segoe UI" w:cs="Segoe UI"/>
        </w:rPr>
      </w:pPr>
      <w:r w:rsidRPr="002F0734">
        <w:rPr>
          <w:rFonts w:ascii="Segoe UI" w:hAnsi="Segoe UI" w:cs="Segoe UI"/>
          <w:noProof/>
        </w:rPr>
        <w:drawing>
          <wp:anchor distT="0" distB="0" distL="114300" distR="114300" simplePos="0" relativeHeight="251659264" behindDoc="0" locked="0" layoutInCell="1" allowOverlap="1" wp14:anchorId="1117D3CF" wp14:editId="5A256B36">
            <wp:simplePos x="0" y="0"/>
            <wp:positionH relativeFrom="page">
              <wp:posOffset>108165</wp:posOffset>
            </wp:positionH>
            <wp:positionV relativeFrom="paragraph">
              <wp:posOffset>7553468</wp:posOffset>
            </wp:positionV>
            <wp:extent cx="7466335" cy="1095555"/>
            <wp:effectExtent l="0" t="0" r="1270" b="9525"/>
            <wp:wrapNone/>
            <wp:docPr id="2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5"/>
                    <pic:cNvPicPr>
                      <a:picLocks noChangeAspect="1"/>
                    </pic:cNvPicPr>
                  </pic:nvPicPr>
                  <pic:blipFill rotWithShape="1">
                    <a:blip r:embed="rId10" cstate="print">
                      <a:extLst>
                        <a:ext uri="{28A0092B-C50C-407E-A947-70E740481C1C}">
                          <a14:useLocalDpi xmlns:a14="http://schemas.microsoft.com/office/drawing/2010/main" val="0"/>
                        </a:ext>
                      </a:extLst>
                    </a:blip>
                    <a:srcRect l="3114" t="78108" r="2008"/>
                    <a:stretch/>
                  </pic:blipFill>
                  <pic:spPr>
                    <a:xfrm rot="10800000">
                      <a:off x="0" y="0"/>
                      <a:ext cx="7466335" cy="1095555"/>
                    </a:xfrm>
                    <a:prstGeom prst="rect">
                      <a:avLst/>
                    </a:prstGeom>
                  </pic:spPr>
                </pic:pic>
              </a:graphicData>
            </a:graphic>
            <wp14:sizeRelH relativeFrom="margin">
              <wp14:pctWidth>0</wp14:pctWidth>
            </wp14:sizeRelH>
            <wp14:sizeRelV relativeFrom="margin">
              <wp14:pctHeight>0</wp14:pctHeight>
            </wp14:sizeRelV>
          </wp:anchor>
        </w:drawing>
      </w:r>
      <w:r w:rsidRPr="002F0734">
        <w:rPr>
          <w:rFonts w:ascii="Segoe UI" w:hAnsi="Segoe UI" w:cs="Segoe UI"/>
          <w:noProof/>
        </w:rPr>
        <mc:AlternateContent>
          <mc:Choice Requires="wpg">
            <w:drawing>
              <wp:anchor distT="0" distB="0" distL="114300" distR="114300" simplePos="0" relativeHeight="251660288" behindDoc="0" locked="0" layoutInCell="1" allowOverlap="1" wp14:anchorId="688EED9A" wp14:editId="4E3E17DE">
                <wp:simplePos x="0" y="0"/>
                <wp:positionH relativeFrom="column">
                  <wp:posOffset>650875</wp:posOffset>
                </wp:positionH>
                <wp:positionV relativeFrom="paragraph">
                  <wp:posOffset>2959100</wp:posOffset>
                </wp:positionV>
                <wp:extent cx="4627245" cy="1974850"/>
                <wp:effectExtent l="0" t="0" r="0" b="0"/>
                <wp:wrapNone/>
                <wp:docPr id="2064657873"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27245" cy="1974850"/>
                          <a:chOff x="0" y="0"/>
                          <a:chExt cx="4627245" cy="1974850"/>
                        </a:xfrm>
                      </wpg:grpSpPr>
                      <pic:pic xmlns:pic="http://schemas.openxmlformats.org/drawingml/2006/picture">
                        <pic:nvPicPr>
                          <pic:cNvPr id="30" name="Picture 15"/>
                          <pic:cNvPicPr>
                            <a:picLocks noChangeAspect="1"/>
                          </pic:cNvPicPr>
                        </pic:nvPicPr>
                        <pic:blipFill>
                          <a:blip r:embed="rId11" cstate="print"/>
                          <a:stretch>
                            <a:fillRect/>
                          </a:stretch>
                        </pic:blipFill>
                        <pic:spPr>
                          <a:xfrm>
                            <a:off x="697832" y="0"/>
                            <a:ext cx="3241675" cy="1358900"/>
                          </a:xfrm>
                          <a:prstGeom prst="rect">
                            <a:avLst/>
                          </a:prstGeom>
                        </pic:spPr>
                      </pic:pic>
                      <wps:wsp>
                        <wps:cNvPr id="31" name="TextBox 3"/>
                        <wps:cNvSpPr txBox="1"/>
                        <wps:spPr>
                          <a:xfrm>
                            <a:off x="0" y="1371600"/>
                            <a:ext cx="4627245" cy="603250"/>
                          </a:xfrm>
                          <a:prstGeom prst="rect">
                            <a:avLst/>
                          </a:prstGeom>
                          <a:noFill/>
                        </wps:spPr>
                        <wps:txbx>
                          <w:txbxContent>
                            <w:p w14:paraId="66B04502" w14:textId="77777777" w:rsidR="00407E07" w:rsidRDefault="00407E07" w:rsidP="00CC4AE3">
                              <w:pPr>
                                <w:pStyle w:val="NormalWeb"/>
                                <w:spacing w:before="0" w:beforeAutospacing="0" w:after="0" w:afterAutospacing="0"/>
                                <w:jc w:val="center"/>
                              </w:pPr>
                              <w:r>
                                <w:rPr>
                                  <w:rFonts w:ascii="Calibri" w:eastAsia="+mn-ea" w:hAnsi="Calibri" w:cs="+mn-cs"/>
                                  <w:b/>
                                  <w:bCs/>
                                  <w:caps/>
                                  <w:color w:val="D3208E"/>
                                  <w:spacing w:val="75"/>
                                  <w:sz w:val="30"/>
                                  <w:szCs w:val="30"/>
                                </w:rPr>
                                <w:t>united kingdom &amp; reinsurance</w:t>
                              </w:r>
                            </w:p>
                            <w:p w14:paraId="1354461B" w14:textId="77777777" w:rsidR="00407E07" w:rsidRDefault="00407E07" w:rsidP="00CC4AE3">
                              <w:pPr>
                                <w:pStyle w:val="NormalWeb"/>
                                <w:spacing w:before="0" w:beforeAutospacing="0" w:after="0" w:afterAutospacing="0"/>
                                <w:jc w:val="center"/>
                              </w:pPr>
                              <w:r>
                                <w:rPr>
                                  <w:rFonts w:ascii="Calibri" w:eastAsia="+mn-ea" w:hAnsi="Calibri" w:cs="+mn-cs"/>
                                  <w:b/>
                                  <w:bCs/>
                                  <w:caps/>
                                  <w:color w:val="5B2892"/>
                                  <w:spacing w:val="75"/>
                                  <w:sz w:val="36"/>
                                  <w:szCs w:val="36"/>
                                </w:rPr>
                                <w:t>a new paradigm, ebix 2.0v</w:t>
                              </w:r>
                            </w:p>
                          </w:txbxContent>
                        </wps:txbx>
                        <wps:bodyPr wrap="square" rtlCol="0">
                          <a:spAutoFit/>
                        </wps:bodyPr>
                      </wps:wsp>
                    </wpg:wgp>
                  </a:graphicData>
                </a:graphic>
                <wp14:sizeRelH relativeFrom="page">
                  <wp14:pctWidth>0</wp14:pctWidth>
                </wp14:sizeRelH>
                <wp14:sizeRelV relativeFrom="page">
                  <wp14:pctHeight>0</wp14:pctHeight>
                </wp14:sizeRelV>
              </wp:anchor>
            </w:drawing>
          </mc:Choice>
          <mc:Fallback>
            <w:pict>
              <v:group w14:anchorId="688EED9A" id="Group 8" o:spid="_x0000_s1026" style="position:absolute;left:0;text-align:left;margin-left:51.25pt;margin-top:233pt;width:364.35pt;height:155.5pt;z-index:251660288" coordsize="46272,197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 o:spid="_x0000_s1027" type="#_x0000_t75" style="position:absolute;left:6978;width:32417;height:135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">
                  <v:imagedata r:id="rId12" o:title=""/>
                </v:shape>
                <v:shapetype id="_x0000_t202" coordsize="21600,21600" o:spt="202" path="m,l,21600r21600,l21600,xe">
                  <v:stroke joinstyle="miter"/>
                  <v:path gradientshapeok="t" o:connecttype="rect"/>
                </v:shapetype>
                <v:shape id="TextBox 3" o:spid="_x0000_s1028" type="#_x0000_t202" style="position:absolute;top:13716;width:46272;height:6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" filled="f" stroked="f">
                  <v:textbox style="mso-fit-shape-to-text:t">
                    <w:txbxContent>
                      <w:p w14:paraId="66B04502" w14:textId="77777777" w:rsidR="00407E07" w:rsidRDefault="00407E07" w:rsidP="00CC4AE3">
                        <w:pPr>
                          <w:pStyle w:val="NormalWeb"/>
                          <w:spacing w:before="0" w:beforeAutospacing="0" w:after="0" w:afterAutospacing="0"/>
                          <w:jc w:val="center"/>
                        </w:pPr>
                        <w:r>
                          <w:rPr>
                            <w:rFonts w:ascii="Calibri" w:eastAsia="+mn-ea" w:hAnsi="Calibri" w:cs="+mn-cs"/>
                            <w:b/>
                            <w:bCs/>
                            <w:caps/>
                            <w:color w:val="D3208E"/>
                            <w:spacing w:val="75"/>
                            <w:sz w:val="30"/>
                            <w:szCs w:val="30"/>
                          </w:rPr>
                          <w:t>united kingdom &amp; reinsurance</w:t>
                        </w:r>
                      </w:p>
                      <w:p w14:paraId="1354461B" w14:textId="77777777" w:rsidR="00407E07" w:rsidRDefault="00407E07" w:rsidP="00CC4AE3">
                        <w:pPr>
                          <w:pStyle w:val="NormalWeb"/>
                          <w:spacing w:before="0" w:beforeAutospacing="0" w:after="0" w:afterAutospacing="0"/>
                          <w:jc w:val="center"/>
                        </w:pPr>
                        <w:r>
                          <w:rPr>
                            <w:rFonts w:ascii="Calibri" w:eastAsia="+mn-ea" w:hAnsi="Calibri" w:cs="+mn-cs"/>
                            <w:b/>
                            <w:bCs/>
                            <w:caps/>
                            <w:color w:val="5B2892"/>
                            <w:spacing w:val="75"/>
                            <w:sz w:val="36"/>
                            <w:szCs w:val="36"/>
                          </w:rPr>
                          <w:t>a new paradigm, ebix 2.0v</w:t>
                        </w:r>
                      </w:p>
                    </w:txbxContent>
                  </v:textbox>
                </v:shape>
              </v:group>
            </w:pict>
          </mc:Fallback>
        </mc:AlternateContent>
      </w:r>
      <w:r w:rsidRPr="002F0734">
        <w:rPr>
          <w:rFonts w:ascii="Segoe UI" w:hAnsi="Segoe UI" w:cs="Segoe UI"/>
        </w:rPr>
        <w:br w:type="page"/>
      </w:r>
    </w:p>
    <w:p w14:paraId="640BFD63" w14:textId="77777777" w:rsidR="00CC4AE3" w:rsidRPr="002F0734" w:rsidRDefault="00CC4AE3" w:rsidP="00CC4AE3">
      <w:pPr>
        <w:jc w:val="both"/>
        <w:rPr>
          <w:rFonts w:ascii="Segoe UI" w:hAnsi="Segoe UI" w:cs="Segoe UI"/>
        </w:rPr>
      </w:pPr>
      <w:r w:rsidRPr="002F0734">
        <w:rPr>
          <w:rFonts w:ascii="Segoe UI" w:hAnsi="Segoe UI" w:cs="Segoe UI"/>
          <w:noProof/>
        </w:rPr>
        <w:lastRenderedPageBreak/>
        <mc:AlternateContent>
          <mc:Choice Requires="wpg">
            <w:drawing>
              <wp:anchor distT="0" distB="0" distL="114300" distR="114300" simplePos="0" relativeHeight="251662336" behindDoc="0" locked="0" layoutInCell="1" allowOverlap="1" wp14:anchorId="3F268135" wp14:editId="433794C3">
                <wp:simplePos x="0" y="0"/>
                <wp:positionH relativeFrom="column">
                  <wp:posOffset>6836410</wp:posOffset>
                </wp:positionH>
                <wp:positionV relativeFrom="paragraph">
                  <wp:posOffset>1905</wp:posOffset>
                </wp:positionV>
                <wp:extent cx="403225" cy="854710"/>
                <wp:effectExtent l="0" t="0" r="0" b="0"/>
                <wp:wrapNone/>
                <wp:docPr id="202216498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3225" cy="854710"/>
                          <a:chOff x="0" y="0"/>
                          <a:chExt cx="403761" cy="855023"/>
                        </a:xfrm>
                      </wpg:grpSpPr>
                      <wps:wsp>
                        <wps:cNvPr id="40" name="Rectangle 40"/>
                        <wps:cNvSpPr/>
                        <wps:spPr>
                          <a:xfrm>
                            <a:off x="0" y="0"/>
                            <a:ext cx="403761" cy="855023"/>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41" name="Picture 41"/>
                          <pic:cNvPicPr>
                            <a:picLocks noChangeAspect="1"/>
                          </pic:cNvPicPr>
                        </pic:nvPicPr>
                        <pic:blipFill>
                          <a:blip r:embed="rId8" cstate="print"/>
                          <a:stretch>
                            <a:fillRect/>
                          </a:stretch>
                        </pic:blipFill>
                        <pic:spPr>
                          <a:xfrm>
                            <a:off x="63795" y="85060"/>
                            <a:ext cx="261620" cy="677545"/>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134BA168" id="Group 7" o:spid="_x0000_s1026" style="position:absolute;margin-left:538.3pt;margin-top:.15pt;width:31.75pt;height:67.3pt;z-index:251662336" coordsize="4037,85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">
                <v:rect id="Rectangle 40" o:spid="_x0000_s1027" style="position:absolute;width:4037;height:85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" fillcolor="white [3212]" stroked="f" strokeweight="1pt"/>
                <v:shape id="Picture 41" o:spid="_x0000_s1028" type="#_x0000_t75" style="position:absolute;left:637;top:850;width:2617;height:67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">
                  <v:imagedata r:id="rId9" o:title=""/>
                </v:shape>
              </v:group>
            </w:pict>
          </mc:Fallback>
        </mc:AlternateContent>
      </w:r>
    </w:p>
    <w:p w14:paraId="3B04A40B" w14:textId="77777777" w:rsidR="00CC4AE3" w:rsidRPr="002F0734" w:rsidRDefault="00CC4AE3" w:rsidP="00CC4AE3">
      <w:pPr>
        <w:jc w:val="both"/>
        <w:rPr>
          <w:rFonts w:ascii="Segoe UI" w:hAnsi="Segoe UI" w:cs="Segoe UI"/>
        </w:rPr>
      </w:pPr>
    </w:p>
    <w:p w14:paraId="3C16151C" w14:textId="77777777" w:rsidR="00CC4AE3" w:rsidRPr="002F0734" w:rsidRDefault="00CC4AE3" w:rsidP="00CC4AE3">
      <w:pPr>
        <w:jc w:val="both"/>
        <w:rPr>
          <w:rFonts w:ascii="Segoe UI" w:hAnsi="Segoe UI" w:cs="Segoe UI"/>
        </w:rPr>
      </w:pPr>
    </w:p>
    <w:p w14:paraId="3634A837" w14:textId="77777777" w:rsidR="00CC4AE3" w:rsidRPr="002F0734" w:rsidRDefault="00CC4AE3" w:rsidP="00CC4AE3">
      <w:pPr>
        <w:jc w:val="both"/>
        <w:rPr>
          <w:rFonts w:ascii="Segoe UI" w:hAnsi="Segoe UI" w:cs="Segoe UI"/>
        </w:rPr>
      </w:pPr>
      <w:r w:rsidRPr="002F0734">
        <w:rPr>
          <w:rFonts w:ascii="Segoe UI" w:hAnsi="Segoe UI" w:cs="Segoe UI"/>
          <w:noProof/>
        </w:rPr>
        <mc:AlternateContent>
          <mc:Choice Requires="wps">
            <w:drawing>
              <wp:anchor distT="0" distB="0" distL="114300" distR="114300" simplePos="0" relativeHeight="251665408" behindDoc="0" locked="0" layoutInCell="1" allowOverlap="1" wp14:anchorId="4652D3C2" wp14:editId="729287EC">
                <wp:simplePos x="0" y="0"/>
                <wp:positionH relativeFrom="column">
                  <wp:posOffset>914400</wp:posOffset>
                </wp:positionH>
                <wp:positionV relativeFrom="paragraph">
                  <wp:posOffset>164465</wp:posOffset>
                </wp:positionV>
                <wp:extent cx="5010150" cy="457200"/>
                <wp:effectExtent l="0" t="0" r="0" b="0"/>
                <wp:wrapNone/>
                <wp:docPr id="459320223"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10150" cy="457200"/>
                        </a:xfrm>
                        <a:prstGeom prst="rect">
                          <a:avLst/>
                        </a:prstGeom>
                        <a:noFill/>
                        <a:ln>
                          <a:solidFill>
                            <a:schemeClr val="tx1">
                              <a:lumMod val="95000"/>
                              <a:lumOff val="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FC7373" id="Rectangle 6" o:spid="_x0000_s1026" style="position:absolute;margin-left:1in;margin-top:12.95pt;width:394.5pt;height:36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" filled="f" strokecolor="#0d0d0d [3069]" strokeweight="1pt">
                <v:path arrowok="t"/>
              </v:rect>
            </w:pict>
          </mc:Fallback>
        </mc:AlternateContent>
      </w:r>
    </w:p>
    <w:p w14:paraId="1D26260A" w14:textId="77777777" w:rsidR="00CC4AE3" w:rsidRPr="002F0734" w:rsidRDefault="00CC4AE3" w:rsidP="00CC4AE3">
      <w:pPr>
        <w:jc w:val="both"/>
        <w:rPr>
          <w:rFonts w:ascii="Segoe UI" w:hAnsi="Segoe UI" w:cs="Segoe UI"/>
          <w:b/>
          <w:bCs/>
          <w:color w:val="2F5496" w:themeColor="accent1" w:themeShade="BF"/>
        </w:rPr>
      </w:pPr>
      <w:r w:rsidRPr="002F0734">
        <w:rPr>
          <w:rFonts w:ascii="Segoe UI" w:hAnsi="Segoe UI" w:cs="Segoe UI"/>
          <w:b/>
          <w:bCs/>
          <w:color w:val="2F5496" w:themeColor="accent1" w:themeShade="BF"/>
        </w:rPr>
        <w:t xml:space="preserve">                                                   Functional Specification Document </w:t>
      </w:r>
    </w:p>
    <w:p w14:paraId="5B8E223A" w14:textId="77777777" w:rsidR="00CC4AE3" w:rsidRPr="002F0734" w:rsidRDefault="00CC4AE3" w:rsidP="00CC4AE3">
      <w:pPr>
        <w:jc w:val="both"/>
        <w:rPr>
          <w:rFonts w:ascii="Segoe UI" w:hAnsi="Segoe UI" w:cs="Segoe UI"/>
          <w:b/>
          <w:bCs/>
          <w:color w:val="2F5496" w:themeColor="accent1" w:themeShade="BF"/>
        </w:rPr>
      </w:pPr>
    </w:p>
    <w:tbl>
      <w:tblPr>
        <w:tblStyle w:val="TableGridLight1"/>
        <w:tblpPr w:leftFromText="180" w:rightFromText="180" w:vertAnchor="page" w:horzAnchor="margin" w:tblpXSpec="center" w:tblpY="5551"/>
        <w:tblW w:w="78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46"/>
        <w:gridCol w:w="4481"/>
      </w:tblGrid>
      <w:tr w:rsidR="008C5BBC" w:rsidRPr="002F0734" w14:paraId="7CA79AD7" w14:textId="77777777" w:rsidTr="001A2D49">
        <w:trPr>
          <w:trHeight w:val="673"/>
        </w:trPr>
        <w:tc>
          <w:tcPr>
            <w:tcW w:w="3346" w:type="dxa"/>
          </w:tcPr>
          <w:p w14:paraId="76C3E7AE" w14:textId="77777777" w:rsidR="008C5BBC" w:rsidRPr="002F0734" w:rsidRDefault="008C5BBC" w:rsidP="008C5BBC">
            <w:pPr>
              <w:shd w:val="clear" w:color="auto" w:fill="FFFFFF" w:themeFill="background1"/>
              <w:spacing w:before="240"/>
              <w:jc w:val="both"/>
              <w:rPr>
                <w:rFonts w:ascii="Segoe UI" w:hAnsi="Segoe UI" w:cs="Segoe UI"/>
                <w:bCs/>
              </w:rPr>
            </w:pPr>
            <w:r w:rsidRPr="002F0734">
              <w:rPr>
                <w:rFonts w:ascii="Segoe UI" w:hAnsi="Segoe UI" w:cs="Segoe UI"/>
                <w:bCs/>
              </w:rPr>
              <w:t>Document Name</w:t>
            </w:r>
          </w:p>
        </w:tc>
        <w:tc>
          <w:tcPr>
            <w:tcW w:w="4481" w:type="dxa"/>
          </w:tcPr>
          <w:p w14:paraId="549BEB88" w14:textId="77777777" w:rsidR="008C5BBC" w:rsidRPr="002F0734" w:rsidRDefault="008C5BBC" w:rsidP="008C5BBC">
            <w:pPr>
              <w:shd w:val="clear" w:color="auto" w:fill="FFFFFF" w:themeFill="background1"/>
              <w:spacing w:before="240"/>
              <w:jc w:val="both"/>
              <w:rPr>
                <w:rFonts w:ascii="Segoe UI" w:hAnsi="Segoe UI" w:cs="Segoe UI"/>
                <w:b/>
              </w:rPr>
            </w:pPr>
            <w:r>
              <w:rPr>
                <w:rFonts w:ascii="Segoe UI" w:hAnsi="Segoe UI" w:cs="Segoe UI"/>
                <w:b/>
                <w:bCs/>
              </w:rPr>
              <w:t>LOAN FORECLOSURE API</w:t>
            </w:r>
          </w:p>
        </w:tc>
      </w:tr>
      <w:tr w:rsidR="00CC4AE3" w:rsidRPr="002F0734" w14:paraId="6649B831" w14:textId="77777777" w:rsidTr="001A2D49">
        <w:trPr>
          <w:trHeight w:val="673"/>
        </w:trPr>
        <w:tc>
          <w:tcPr>
            <w:tcW w:w="3346" w:type="dxa"/>
          </w:tcPr>
          <w:p w14:paraId="44EC3386" w14:textId="77777777" w:rsidR="00CC4AE3" w:rsidRPr="002F0734" w:rsidRDefault="00CC4AE3" w:rsidP="001A2D49">
            <w:pPr>
              <w:shd w:val="clear" w:color="auto" w:fill="FFFFFF" w:themeFill="background1"/>
              <w:spacing w:before="240"/>
              <w:jc w:val="both"/>
              <w:rPr>
                <w:rFonts w:ascii="Segoe UI" w:hAnsi="Segoe UI" w:cs="Segoe UI"/>
                <w:bCs/>
              </w:rPr>
            </w:pPr>
            <w:r w:rsidRPr="002F0734">
              <w:rPr>
                <w:rFonts w:ascii="Segoe UI" w:hAnsi="Segoe UI" w:cs="Segoe UI"/>
                <w:bCs/>
              </w:rPr>
              <w:t>Document Version</w:t>
            </w:r>
          </w:p>
        </w:tc>
        <w:tc>
          <w:tcPr>
            <w:tcW w:w="4481" w:type="dxa"/>
          </w:tcPr>
          <w:p w14:paraId="34817A9D" w14:textId="4295F0A4" w:rsidR="00CC4AE3" w:rsidRPr="002F0734" w:rsidRDefault="00CC4AE3" w:rsidP="001A2D49">
            <w:pPr>
              <w:shd w:val="clear" w:color="auto" w:fill="FFFFFF" w:themeFill="background1"/>
              <w:spacing w:before="240"/>
              <w:jc w:val="both"/>
              <w:rPr>
                <w:rFonts w:ascii="Segoe UI" w:hAnsi="Segoe UI" w:cs="Segoe UI"/>
                <w:bCs/>
              </w:rPr>
            </w:pPr>
            <w:del w:id="3" w:author="Aman Shegokar" w:date="2025-02-06T18:29:00Z">
              <w:r w:rsidRPr="002F0734" w:rsidDel="00A31550">
                <w:rPr>
                  <w:rFonts w:ascii="Segoe UI" w:hAnsi="Segoe UI" w:cs="Segoe UI"/>
                  <w:bCs/>
                </w:rPr>
                <w:delText>1.1</w:delText>
              </w:r>
            </w:del>
            <w:ins w:id="4" w:author="Aman Shegokar" w:date="2025-02-06T18:29:00Z">
              <w:r w:rsidR="00A31550">
                <w:rPr>
                  <w:rFonts w:ascii="Segoe UI" w:hAnsi="Segoe UI" w:cs="Segoe UI"/>
                  <w:bCs/>
                </w:rPr>
                <w:t>1.2</w:t>
              </w:r>
            </w:ins>
          </w:p>
        </w:tc>
      </w:tr>
      <w:tr w:rsidR="00CC4AE3" w:rsidRPr="002F0734" w14:paraId="4226F85F" w14:textId="77777777" w:rsidTr="001A2D49">
        <w:trPr>
          <w:trHeight w:val="673"/>
        </w:trPr>
        <w:tc>
          <w:tcPr>
            <w:tcW w:w="3346" w:type="dxa"/>
          </w:tcPr>
          <w:p w14:paraId="352C23DE" w14:textId="77777777" w:rsidR="00CC4AE3" w:rsidRPr="002F0734" w:rsidRDefault="00CC4AE3" w:rsidP="001A2D49">
            <w:pPr>
              <w:shd w:val="clear" w:color="auto" w:fill="FFFFFF" w:themeFill="background1"/>
              <w:spacing w:before="240"/>
              <w:jc w:val="both"/>
              <w:rPr>
                <w:rFonts w:ascii="Segoe UI" w:hAnsi="Segoe UI" w:cs="Segoe UI"/>
                <w:bCs/>
              </w:rPr>
            </w:pPr>
            <w:r w:rsidRPr="002F0734">
              <w:rPr>
                <w:rFonts w:ascii="Segoe UI" w:hAnsi="Segoe UI" w:cs="Segoe UI"/>
                <w:bCs/>
              </w:rPr>
              <w:t>CMS ID</w:t>
            </w:r>
          </w:p>
        </w:tc>
        <w:tc>
          <w:tcPr>
            <w:tcW w:w="4481" w:type="dxa"/>
          </w:tcPr>
          <w:p w14:paraId="7968BCFC" w14:textId="77777777" w:rsidR="00CC4AE3" w:rsidRPr="002F0734" w:rsidRDefault="00CC4AE3" w:rsidP="001A2D49">
            <w:pPr>
              <w:shd w:val="clear" w:color="auto" w:fill="FFFFFF" w:themeFill="background1"/>
              <w:spacing w:before="240"/>
              <w:jc w:val="both"/>
              <w:rPr>
                <w:rFonts w:ascii="Segoe UI" w:hAnsi="Segoe UI" w:cs="Segoe UI"/>
                <w:bCs/>
              </w:rPr>
            </w:pPr>
            <w:r w:rsidRPr="002F0734">
              <w:rPr>
                <w:rFonts w:ascii="Segoe UI" w:hAnsi="Segoe UI" w:cs="Segoe UI"/>
                <w:color w:val="000000"/>
              </w:rPr>
              <w:t>365546</w:t>
            </w:r>
          </w:p>
        </w:tc>
      </w:tr>
      <w:tr w:rsidR="00CC4AE3" w:rsidRPr="002F0734" w14:paraId="09C33522" w14:textId="77777777" w:rsidTr="001A2D49">
        <w:trPr>
          <w:trHeight w:val="673"/>
        </w:trPr>
        <w:tc>
          <w:tcPr>
            <w:tcW w:w="3346" w:type="dxa"/>
          </w:tcPr>
          <w:p w14:paraId="6C1332D8" w14:textId="77777777" w:rsidR="00CC4AE3" w:rsidRPr="002F0734" w:rsidRDefault="00CC4AE3" w:rsidP="001A2D49">
            <w:pPr>
              <w:shd w:val="clear" w:color="auto" w:fill="FFFFFF" w:themeFill="background1"/>
              <w:spacing w:before="240"/>
              <w:jc w:val="both"/>
              <w:rPr>
                <w:rFonts w:ascii="Segoe UI" w:hAnsi="Segoe UI" w:cs="Segoe UI"/>
                <w:bCs/>
              </w:rPr>
            </w:pPr>
            <w:r w:rsidRPr="002F0734">
              <w:rPr>
                <w:rFonts w:ascii="Segoe UI" w:hAnsi="Segoe UI" w:cs="Segoe UI"/>
                <w:bCs/>
              </w:rPr>
              <w:t>Client Name</w:t>
            </w:r>
          </w:p>
        </w:tc>
        <w:tc>
          <w:tcPr>
            <w:tcW w:w="4481" w:type="dxa"/>
          </w:tcPr>
          <w:p w14:paraId="37927C9C" w14:textId="77777777" w:rsidR="00CC4AE3" w:rsidRPr="002F0734" w:rsidRDefault="00CC4AE3" w:rsidP="001A2D49">
            <w:pPr>
              <w:shd w:val="clear" w:color="auto" w:fill="FFFFFF" w:themeFill="background1"/>
              <w:spacing w:before="240"/>
              <w:jc w:val="both"/>
              <w:rPr>
                <w:rFonts w:ascii="Segoe UI" w:hAnsi="Segoe UI" w:cs="Segoe UI"/>
                <w:bCs/>
              </w:rPr>
            </w:pPr>
            <w:r w:rsidRPr="002F0734">
              <w:rPr>
                <w:rFonts w:ascii="Segoe UI" w:hAnsi="Segoe UI" w:cs="Segoe UI"/>
                <w:bCs/>
              </w:rPr>
              <w:t>TCL_FSD</w:t>
            </w:r>
            <w:r w:rsidR="008C5BBC">
              <w:rPr>
                <w:rFonts w:ascii="Segoe UI" w:hAnsi="Segoe UI" w:cs="Segoe UI"/>
                <w:bCs/>
              </w:rPr>
              <w:t>_</w:t>
            </w:r>
            <w:r w:rsidR="008C5BBC" w:rsidRPr="008C5BBC">
              <w:rPr>
                <w:rFonts w:ascii="Segoe UI" w:hAnsi="Segoe UI" w:cs="Segoe UI"/>
                <w:bCs/>
              </w:rPr>
              <w:t>LOAN FORECLOSURE API</w:t>
            </w:r>
          </w:p>
        </w:tc>
      </w:tr>
      <w:tr w:rsidR="00CC4AE3" w:rsidRPr="002F0734" w14:paraId="5AE4451E" w14:textId="77777777" w:rsidTr="001A2D49">
        <w:trPr>
          <w:trHeight w:val="673"/>
        </w:trPr>
        <w:tc>
          <w:tcPr>
            <w:tcW w:w="3346" w:type="dxa"/>
          </w:tcPr>
          <w:p w14:paraId="20D9FF44" w14:textId="77777777" w:rsidR="00CC4AE3" w:rsidRPr="002F0734" w:rsidRDefault="00CC4AE3" w:rsidP="001A2D49">
            <w:pPr>
              <w:shd w:val="clear" w:color="auto" w:fill="FFFFFF" w:themeFill="background1"/>
              <w:spacing w:before="240"/>
              <w:jc w:val="both"/>
              <w:rPr>
                <w:rFonts w:ascii="Segoe UI" w:hAnsi="Segoe UI" w:cs="Segoe UI"/>
                <w:bCs/>
              </w:rPr>
            </w:pPr>
            <w:r w:rsidRPr="002F0734">
              <w:rPr>
                <w:rFonts w:ascii="Segoe UI" w:hAnsi="Segoe UI" w:cs="Segoe UI"/>
                <w:bCs/>
              </w:rPr>
              <w:t>Product Name</w:t>
            </w:r>
          </w:p>
        </w:tc>
        <w:tc>
          <w:tcPr>
            <w:tcW w:w="4481" w:type="dxa"/>
          </w:tcPr>
          <w:p w14:paraId="6622AA18" w14:textId="77777777" w:rsidR="00CC4AE3" w:rsidRPr="002F0734" w:rsidRDefault="00CC4AE3" w:rsidP="001A2D49">
            <w:pPr>
              <w:shd w:val="clear" w:color="auto" w:fill="FFFFFF" w:themeFill="background1"/>
              <w:spacing w:before="240"/>
              <w:jc w:val="both"/>
              <w:rPr>
                <w:rFonts w:ascii="Segoe UI" w:hAnsi="Segoe UI" w:cs="Segoe UI"/>
                <w:bCs/>
              </w:rPr>
            </w:pPr>
            <w:r w:rsidRPr="002F0734">
              <w:rPr>
                <w:rFonts w:ascii="Segoe UI" w:hAnsi="Segoe UI" w:cs="Segoe UI"/>
                <w:bCs/>
              </w:rPr>
              <w:t>Money ware – Vantage.</w:t>
            </w:r>
          </w:p>
        </w:tc>
      </w:tr>
      <w:tr w:rsidR="00CC4AE3" w:rsidRPr="002F0734" w14:paraId="44703735" w14:textId="77777777" w:rsidTr="001A2D49">
        <w:trPr>
          <w:trHeight w:val="673"/>
        </w:trPr>
        <w:tc>
          <w:tcPr>
            <w:tcW w:w="3346" w:type="dxa"/>
          </w:tcPr>
          <w:p w14:paraId="023C670B" w14:textId="77777777" w:rsidR="00CC4AE3" w:rsidRPr="002F0734" w:rsidRDefault="00CC4AE3" w:rsidP="001A2D49">
            <w:pPr>
              <w:shd w:val="clear" w:color="auto" w:fill="FFFFFF" w:themeFill="background1"/>
              <w:spacing w:before="240"/>
              <w:jc w:val="both"/>
              <w:rPr>
                <w:rFonts w:ascii="Segoe UI" w:hAnsi="Segoe UI" w:cs="Segoe UI"/>
                <w:bCs/>
              </w:rPr>
            </w:pPr>
            <w:r w:rsidRPr="002F0734">
              <w:rPr>
                <w:rFonts w:ascii="Segoe UI" w:hAnsi="Segoe UI" w:cs="Segoe UI"/>
                <w:bCs/>
              </w:rPr>
              <w:t>Product Version</w:t>
            </w:r>
          </w:p>
        </w:tc>
        <w:tc>
          <w:tcPr>
            <w:tcW w:w="4481" w:type="dxa"/>
          </w:tcPr>
          <w:p w14:paraId="6249CDFC" w14:textId="77777777" w:rsidR="00CC4AE3" w:rsidRPr="002F0734" w:rsidRDefault="00CC4AE3" w:rsidP="001A2D49">
            <w:pPr>
              <w:shd w:val="clear" w:color="auto" w:fill="FFFFFF" w:themeFill="background1"/>
              <w:spacing w:before="240"/>
              <w:jc w:val="both"/>
              <w:rPr>
                <w:rFonts w:ascii="Segoe UI" w:hAnsi="Segoe UI" w:cs="Segoe UI"/>
                <w:bCs/>
              </w:rPr>
            </w:pPr>
          </w:p>
        </w:tc>
      </w:tr>
      <w:tr w:rsidR="00CC4AE3" w:rsidRPr="002F0734" w14:paraId="387638C8" w14:textId="77777777" w:rsidTr="001A2D49">
        <w:trPr>
          <w:trHeight w:val="673"/>
        </w:trPr>
        <w:tc>
          <w:tcPr>
            <w:tcW w:w="3346" w:type="dxa"/>
          </w:tcPr>
          <w:p w14:paraId="2002C3FF" w14:textId="77777777" w:rsidR="00CC4AE3" w:rsidRPr="002F0734" w:rsidRDefault="00CC4AE3" w:rsidP="001A2D49">
            <w:pPr>
              <w:shd w:val="clear" w:color="auto" w:fill="FFFFFF" w:themeFill="background1"/>
              <w:spacing w:before="240"/>
              <w:jc w:val="both"/>
              <w:rPr>
                <w:rFonts w:ascii="Segoe UI" w:hAnsi="Segoe UI" w:cs="Segoe UI"/>
                <w:bCs/>
              </w:rPr>
            </w:pPr>
            <w:r w:rsidRPr="002F0734">
              <w:rPr>
                <w:rFonts w:ascii="Segoe UI" w:hAnsi="Segoe UI" w:cs="Segoe UI"/>
                <w:bCs/>
              </w:rPr>
              <w:t>Created On</w:t>
            </w:r>
          </w:p>
        </w:tc>
        <w:tc>
          <w:tcPr>
            <w:tcW w:w="4481" w:type="dxa"/>
          </w:tcPr>
          <w:p w14:paraId="2525DC04" w14:textId="51290333" w:rsidR="00CC4AE3" w:rsidRPr="002F0734" w:rsidRDefault="004070AB" w:rsidP="001A2D49">
            <w:pPr>
              <w:shd w:val="clear" w:color="auto" w:fill="FFFFFF" w:themeFill="background1"/>
              <w:spacing w:before="240"/>
              <w:jc w:val="both"/>
              <w:rPr>
                <w:rFonts w:ascii="Segoe UI" w:hAnsi="Segoe UI" w:cs="Segoe UI"/>
                <w:bCs/>
              </w:rPr>
            </w:pPr>
            <w:r>
              <w:rPr>
                <w:rFonts w:ascii="Segoe UI" w:hAnsi="Segoe UI" w:cs="Segoe UI"/>
              </w:rPr>
              <w:t>21</w:t>
            </w:r>
            <w:r w:rsidR="00CC4AE3" w:rsidRPr="002F0734">
              <w:rPr>
                <w:rFonts w:ascii="Segoe UI" w:hAnsi="Segoe UI" w:cs="Segoe UI"/>
              </w:rPr>
              <w:t>-</w:t>
            </w:r>
            <w:r w:rsidR="00CC4AE3">
              <w:rPr>
                <w:rFonts w:ascii="Segoe UI" w:hAnsi="Segoe UI" w:cs="Segoe UI"/>
              </w:rPr>
              <w:t>Jan</w:t>
            </w:r>
            <w:r w:rsidR="00CC4AE3" w:rsidRPr="002F0734">
              <w:rPr>
                <w:rFonts w:ascii="Segoe UI" w:hAnsi="Segoe UI" w:cs="Segoe UI"/>
              </w:rPr>
              <w:t>-202</w:t>
            </w:r>
            <w:r w:rsidR="00CC4AE3">
              <w:rPr>
                <w:rFonts w:ascii="Segoe UI" w:hAnsi="Segoe UI" w:cs="Segoe UI"/>
              </w:rPr>
              <w:t>5</w:t>
            </w:r>
          </w:p>
        </w:tc>
      </w:tr>
      <w:tr w:rsidR="00CC4AE3" w:rsidRPr="002F0734" w14:paraId="5A87A7D7" w14:textId="77777777" w:rsidTr="001A2D49">
        <w:trPr>
          <w:trHeight w:val="673"/>
        </w:trPr>
        <w:tc>
          <w:tcPr>
            <w:tcW w:w="3346" w:type="dxa"/>
          </w:tcPr>
          <w:p w14:paraId="2A6D1465" w14:textId="77777777" w:rsidR="00CC4AE3" w:rsidRPr="002F0734" w:rsidRDefault="00CC4AE3" w:rsidP="001A2D49">
            <w:pPr>
              <w:shd w:val="clear" w:color="auto" w:fill="FFFFFF" w:themeFill="background1"/>
              <w:spacing w:before="240"/>
              <w:jc w:val="both"/>
              <w:rPr>
                <w:rFonts w:ascii="Segoe UI" w:hAnsi="Segoe UI" w:cs="Segoe UI"/>
                <w:bCs/>
              </w:rPr>
            </w:pPr>
            <w:r w:rsidRPr="002F0734">
              <w:rPr>
                <w:rFonts w:ascii="Segoe UI" w:hAnsi="Segoe UI" w:cs="Segoe UI"/>
                <w:bCs/>
              </w:rPr>
              <w:t>Last Updated On</w:t>
            </w:r>
          </w:p>
        </w:tc>
        <w:tc>
          <w:tcPr>
            <w:tcW w:w="4481" w:type="dxa"/>
          </w:tcPr>
          <w:p w14:paraId="35B421F6" w14:textId="0B0AF1B4" w:rsidR="00CC4AE3" w:rsidRPr="002F0734" w:rsidRDefault="003A21CD" w:rsidP="001A2D49">
            <w:pPr>
              <w:shd w:val="clear" w:color="auto" w:fill="FFFFFF" w:themeFill="background1"/>
              <w:spacing w:before="240"/>
              <w:jc w:val="both"/>
              <w:rPr>
                <w:rFonts w:ascii="Segoe UI" w:hAnsi="Segoe UI" w:cs="Segoe UI"/>
                <w:bCs/>
              </w:rPr>
            </w:pPr>
            <w:ins w:id="5" w:author="Aman Shegokar" w:date="2025-03-28T17:18:00Z">
              <w:r>
                <w:rPr>
                  <w:rFonts w:ascii="Segoe UI" w:hAnsi="Segoe UI" w:cs="Segoe UI"/>
                  <w:bCs/>
                </w:rPr>
                <w:t>28-Mar</w:t>
              </w:r>
            </w:ins>
            <w:ins w:id="6" w:author="Aman Shegokar" w:date="2025-03-28T17:19:00Z">
              <w:r>
                <w:rPr>
                  <w:rFonts w:ascii="Segoe UI" w:hAnsi="Segoe UI" w:cs="Segoe UI"/>
                  <w:bCs/>
                </w:rPr>
                <w:t>-2025</w:t>
              </w:r>
            </w:ins>
          </w:p>
        </w:tc>
      </w:tr>
    </w:tbl>
    <w:p w14:paraId="213EDC44" w14:textId="77777777" w:rsidR="00CC4AE3" w:rsidRPr="002F0734" w:rsidRDefault="00CC4AE3" w:rsidP="00CC4AE3">
      <w:pPr>
        <w:jc w:val="both"/>
        <w:rPr>
          <w:rFonts w:ascii="Segoe UI" w:hAnsi="Segoe UI" w:cs="Segoe UI"/>
          <w:b/>
          <w:bCs/>
        </w:rPr>
      </w:pPr>
    </w:p>
    <w:p w14:paraId="0394EB88" w14:textId="77777777" w:rsidR="00CC4AE3" w:rsidRPr="002F0734" w:rsidRDefault="00CC4AE3" w:rsidP="00CC4AE3">
      <w:pPr>
        <w:spacing w:line="276" w:lineRule="auto"/>
        <w:jc w:val="both"/>
        <w:rPr>
          <w:rFonts w:ascii="Segoe UI" w:hAnsi="Segoe UI" w:cs="Segoe UI"/>
        </w:rPr>
      </w:pPr>
      <w:r w:rsidRPr="002F0734">
        <w:rPr>
          <w:rFonts w:ascii="Segoe UI" w:hAnsi="Segoe UI" w:cs="Segoe UI"/>
          <w:noProof/>
        </w:rPr>
        <mc:AlternateContent>
          <mc:Choice Requires="wpg">
            <w:drawing>
              <wp:anchor distT="0" distB="0" distL="114300" distR="114300" simplePos="0" relativeHeight="251663360" behindDoc="0" locked="0" layoutInCell="1" allowOverlap="1" wp14:anchorId="7A756FC0" wp14:editId="064D253F">
                <wp:simplePos x="0" y="0"/>
                <wp:positionH relativeFrom="column">
                  <wp:posOffset>-409575</wp:posOffset>
                </wp:positionH>
                <wp:positionV relativeFrom="paragraph">
                  <wp:posOffset>8496935</wp:posOffset>
                </wp:positionV>
                <wp:extent cx="3267710" cy="333375"/>
                <wp:effectExtent l="0" t="0" r="0" b="0"/>
                <wp:wrapNone/>
                <wp:docPr id="685424149"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67710" cy="333375"/>
                          <a:chOff x="0" y="0"/>
                          <a:chExt cx="3267541" cy="333375"/>
                        </a:xfrm>
                      </wpg:grpSpPr>
                      <wpg:grpSp>
                        <wpg:cNvPr id="45" name="Group 45"/>
                        <wpg:cNvGrpSpPr/>
                        <wpg:grpSpPr>
                          <a:xfrm>
                            <a:off x="0" y="0"/>
                            <a:ext cx="942975" cy="333375"/>
                            <a:chOff x="0" y="0"/>
                            <a:chExt cx="942975" cy="333375"/>
                          </a:xfrm>
                        </wpg:grpSpPr>
                        <wps:wsp>
                          <wps:cNvPr id="44" name="Rectangle 44"/>
                          <wps:cNvSpPr/>
                          <wps:spPr>
                            <a:xfrm>
                              <a:off x="0" y="0"/>
                              <a:ext cx="942975" cy="33337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42" name="Picture 15"/>
                            <pic:cNvPicPr>
                              <a:picLocks noChangeAspect="1"/>
                            </pic:cNvPicPr>
                          </pic:nvPicPr>
                          <pic:blipFill>
                            <a:blip r:embed="rId13" cstate="print"/>
                            <a:stretch>
                              <a:fillRect/>
                            </a:stretch>
                          </pic:blipFill>
                          <pic:spPr>
                            <a:xfrm>
                              <a:off x="76200" y="0"/>
                              <a:ext cx="795020" cy="333375"/>
                            </a:xfrm>
                            <a:prstGeom prst="rect">
                              <a:avLst/>
                            </a:prstGeom>
                          </pic:spPr>
                        </pic:pic>
                      </wpg:grpSp>
                      <wps:wsp>
                        <wps:cNvPr id="43" name="Text Box 43"/>
                        <wps:cNvSpPr txBox="1">
                          <a:spLocks noChangeArrowheads="1"/>
                        </wps:cNvSpPr>
                        <wps:spPr bwMode="auto">
                          <a:xfrm>
                            <a:off x="866607" y="47625"/>
                            <a:ext cx="2400934" cy="240664"/>
                          </a:xfrm>
                          <a:prstGeom prst="rect">
                            <a:avLst/>
                          </a:prstGeom>
                          <a:solidFill>
                            <a:srgbClr val="FFFFFF"/>
                          </a:solidFill>
                          <a:ln w="9525">
                            <a:noFill/>
                            <a:miter lim="800000"/>
                            <a:headEnd/>
                            <a:tailEnd/>
                          </a:ln>
                        </wps:spPr>
                        <wps:txbx>
                          <w:txbxContent>
                            <w:p w14:paraId="0B857983" w14:textId="77777777" w:rsidR="00407E07" w:rsidRPr="006D6974" w:rsidRDefault="00407E07" w:rsidP="00CC4AE3">
                              <w:pPr>
                                <w:rPr>
                                  <w:color w:val="D0CECE" w:themeColor="background2" w:themeShade="E6"/>
                                  <w:sz w:val="18"/>
                                  <w:szCs w:val="18"/>
                                </w:rPr>
                              </w:pPr>
                              <w:r w:rsidRPr="006D6974">
                                <w:rPr>
                                  <w:color w:val="D0CECE" w:themeColor="background2" w:themeShade="E6"/>
                                  <w:sz w:val="18"/>
                                  <w:szCs w:val="18"/>
                                </w:rPr>
                                <w:t xml:space="preserve">Copyright © 2019 </w:t>
                              </w:r>
                              <w:proofErr w:type="spellStart"/>
                              <w:r w:rsidRPr="006D6974">
                                <w:rPr>
                                  <w:color w:val="D0CECE" w:themeColor="background2" w:themeShade="E6"/>
                                  <w:sz w:val="18"/>
                                  <w:szCs w:val="18"/>
                                </w:rPr>
                                <w:t>EbixCash</w:t>
                              </w:r>
                              <w:proofErr w:type="spellEnd"/>
                              <w:r w:rsidRPr="006D6974">
                                <w:rPr>
                                  <w:color w:val="D0CECE" w:themeColor="background2" w:themeShade="E6"/>
                                  <w:sz w:val="18"/>
                                  <w:szCs w:val="18"/>
                                </w:rPr>
                                <w:t>, all rights reserved.</w:t>
                              </w:r>
                            </w:p>
                          </w:txbxContent>
                        </wps:txbx>
                        <wps:bodyPr rot="0" vert="horz" wrap="square" lIns="91440" tIns="45720" rIns="91440" bIns="45720" anchor="t" anchorCtr="0" upright="1">
                          <a:spAutoFit/>
                        </wps:bodyPr>
                      </wps:wsp>
                    </wpg:wgp>
                  </a:graphicData>
                </a:graphic>
                <wp14:sizeRelH relativeFrom="page">
                  <wp14:pctWidth>0</wp14:pctWidth>
                </wp14:sizeRelH>
                <wp14:sizeRelV relativeFrom="page">
                  <wp14:pctHeight>0</wp14:pctHeight>
                </wp14:sizeRelV>
              </wp:anchor>
            </w:drawing>
          </mc:Choice>
          <mc:Fallback>
            <w:pict>
              <v:group w14:anchorId="7A756FC0" id="Group 5" o:spid="_x0000_s1029" style="position:absolute;left:0;text-align:left;margin-left:-32.25pt;margin-top:669.05pt;width:257.3pt;height:26.25pt;z-index:251663360" coordsize="32675,33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">
                <v:group id="Group 45" o:spid="_x0000_s1030" style="position:absolute;width:9429;height:3333" coordsize="9429,3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">
                  <v:rect id="Rectangle 44" o:spid="_x0000_s1031" style="position:absolute;width:9429;height:33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" fillcolor="white [3212]" stroked="f" strokeweight="1pt"/>
                  <v:shape id="Picture 15" o:spid="_x0000_s1032" type="#_x0000_t75" style="position:absolute;left:762;width:7950;height:33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">
                    <v:imagedata r:id="rId14" o:title=""/>
                  </v:shape>
                </v:group>
                <v:shape id="Text Box 43" o:spid="_x0000_s1033" type="#_x0000_t202" style="position:absolute;left:8666;top:476;width:24009;height:2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" stroked="f">
                  <v:textbox style="mso-fit-shape-to-text:t">
                    <w:txbxContent>
                      <w:p w14:paraId="0B857983" w14:textId="77777777" w:rsidR="00407E07" w:rsidRPr="006D6974" w:rsidRDefault="00407E07" w:rsidP="00CC4AE3">
                        <w:pPr>
                          <w:rPr>
                            <w:color w:val="D0CECE" w:themeColor="background2" w:themeShade="E6"/>
                            <w:sz w:val="18"/>
                            <w:szCs w:val="18"/>
                          </w:rPr>
                        </w:pPr>
                        <w:r w:rsidRPr="006D6974">
                          <w:rPr>
                            <w:color w:val="D0CECE" w:themeColor="background2" w:themeShade="E6"/>
                            <w:sz w:val="18"/>
                            <w:szCs w:val="18"/>
                          </w:rPr>
                          <w:t xml:space="preserve">Copyright © 2019 </w:t>
                        </w:r>
                        <w:proofErr w:type="spellStart"/>
                        <w:r w:rsidRPr="006D6974">
                          <w:rPr>
                            <w:color w:val="D0CECE" w:themeColor="background2" w:themeShade="E6"/>
                            <w:sz w:val="18"/>
                            <w:szCs w:val="18"/>
                          </w:rPr>
                          <w:t>EbixCash</w:t>
                        </w:r>
                        <w:proofErr w:type="spellEnd"/>
                        <w:r w:rsidRPr="006D6974">
                          <w:rPr>
                            <w:color w:val="D0CECE" w:themeColor="background2" w:themeShade="E6"/>
                            <w:sz w:val="18"/>
                            <w:szCs w:val="18"/>
                          </w:rPr>
                          <w:t>, all rights reserved.</w:t>
                        </w:r>
                      </w:p>
                    </w:txbxContent>
                  </v:textbox>
                </v:shape>
              </v:group>
            </w:pict>
          </mc:Fallback>
        </mc:AlternateContent>
      </w:r>
      <w:r w:rsidRPr="002F0734">
        <w:rPr>
          <w:rFonts w:ascii="Segoe UI" w:hAnsi="Segoe UI" w:cs="Segoe UI"/>
        </w:rPr>
        <w:br w:type="page"/>
      </w:r>
      <w:r w:rsidRPr="002F0734">
        <w:rPr>
          <w:rFonts w:ascii="Segoe UI" w:hAnsi="Segoe UI" w:cs="Segoe UI"/>
          <w:noProof/>
        </w:rPr>
        <w:lastRenderedPageBreak/>
        <mc:AlternateContent>
          <mc:Choice Requires="wpg">
            <w:drawing>
              <wp:anchor distT="0" distB="0" distL="114300" distR="114300" simplePos="0" relativeHeight="251664384" behindDoc="0" locked="0" layoutInCell="1" allowOverlap="1" wp14:anchorId="589A852D" wp14:editId="3AF3FE64">
                <wp:simplePos x="0" y="0"/>
                <wp:positionH relativeFrom="column">
                  <wp:posOffset>6817360</wp:posOffset>
                </wp:positionH>
                <wp:positionV relativeFrom="paragraph">
                  <wp:posOffset>-1270</wp:posOffset>
                </wp:positionV>
                <wp:extent cx="403225" cy="854710"/>
                <wp:effectExtent l="0" t="0" r="0" b="0"/>
                <wp:wrapNone/>
                <wp:docPr id="333436100"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3225" cy="854710"/>
                          <a:chOff x="0" y="0"/>
                          <a:chExt cx="403761" cy="855023"/>
                        </a:xfrm>
                      </wpg:grpSpPr>
                      <wps:wsp>
                        <wps:cNvPr id="48" name="Rectangle 48"/>
                        <wps:cNvSpPr/>
                        <wps:spPr>
                          <a:xfrm>
                            <a:off x="0" y="0"/>
                            <a:ext cx="403761" cy="855023"/>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49" name="Picture 49"/>
                          <pic:cNvPicPr>
                            <a:picLocks noChangeAspect="1"/>
                          </pic:cNvPicPr>
                        </pic:nvPicPr>
                        <pic:blipFill>
                          <a:blip r:embed="rId8" cstate="print"/>
                          <a:stretch>
                            <a:fillRect/>
                          </a:stretch>
                        </pic:blipFill>
                        <pic:spPr>
                          <a:xfrm>
                            <a:off x="63795" y="85060"/>
                            <a:ext cx="261620" cy="677545"/>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5BBC44CC" id="Group 4" o:spid="_x0000_s1026" style="position:absolute;margin-left:536.8pt;margin-top:-.1pt;width:31.75pt;height:67.3pt;z-index:251664384" coordsize="4037,85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">
                <v:rect id="Rectangle 48" o:spid="_x0000_s1027" style="position:absolute;width:4037;height:85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" fillcolor="white [3212]" stroked="f" strokeweight="1pt"/>
                <v:shape id="Picture 49" o:spid="_x0000_s1028" type="#_x0000_t75" style="position:absolute;left:637;top:850;width:2617;height:67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">
                  <v:imagedata r:id="rId9" o:title=""/>
                </v:shape>
              </v:group>
            </w:pict>
          </mc:Fallback>
        </mc:AlternateContent>
      </w:r>
      <w:r w:rsidRPr="002F0734">
        <w:rPr>
          <w:rFonts w:ascii="Segoe UI" w:hAnsi="Segoe UI" w:cs="Segoe UI"/>
        </w:rPr>
        <w:t xml:space="preserve"> </w:t>
      </w:r>
    </w:p>
    <w:p w14:paraId="031C772F" w14:textId="77777777" w:rsidR="00CC4AE3" w:rsidRPr="002F0734" w:rsidRDefault="00CC4AE3" w:rsidP="00CC4AE3">
      <w:pPr>
        <w:shd w:val="clear" w:color="auto" w:fill="FFFFFF" w:themeFill="background1"/>
        <w:spacing w:line="360" w:lineRule="auto"/>
        <w:jc w:val="both"/>
        <w:rPr>
          <w:rFonts w:ascii="Segoe UI" w:hAnsi="Segoe UI" w:cs="Segoe UI"/>
          <w:b/>
        </w:rPr>
      </w:pPr>
      <w:r w:rsidRPr="002F0734">
        <w:rPr>
          <w:rFonts w:ascii="Segoe UI" w:hAnsi="Segoe UI" w:cs="Segoe UI"/>
          <w:b/>
        </w:rPr>
        <w:t>Statement of Confidentiality</w:t>
      </w:r>
    </w:p>
    <w:p w14:paraId="7614F115" w14:textId="77777777" w:rsidR="00CC4AE3" w:rsidRPr="002F0734" w:rsidRDefault="00CC4AE3" w:rsidP="00CC4AE3">
      <w:pPr>
        <w:shd w:val="clear" w:color="auto" w:fill="FFFFFF" w:themeFill="background1"/>
        <w:spacing w:line="360" w:lineRule="auto"/>
        <w:jc w:val="both"/>
        <w:rPr>
          <w:rFonts w:ascii="Segoe UI" w:hAnsi="Segoe UI" w:cs="Segoe UI"/>
        </w:rPr>
      </w:pPr>
      <w:r w:rsidRPr="002F0734">
        <w:rPr>
          <w:rFonts w:ascii="Segoe UI" w:hAnsi="Segoe UI" w:cs="Segoe UI"/>
        </w:rPr>
        <w:t xml:space="preserve">This document contains information that is proprietary and confidential to Miles Software Solution Pvt. Ltd., which shall not be disclosed to any external entity that is not involved in the project and shall not be transmitted, or duplicated, used in whole or in part for any purpose other than its intended purpose. Any use/copy or disclosure in whole or in part of this information without express written permission of Miles Software Solution Pvt. Ltd. is prohibited. </w:t>
      </w:r>
    </w:p>
    <w:p w14:paraId="1C719683" w14:textId="77777777" w:rsidR="00CC4AE3" w:rsidRPr="002F0734" w:rsidRDefault="00CC4AE3" w:rsidP="00CC4AE3">
      <w:pPr>
        <w:jc w:val="both"/>
        <w:rPr>
          <w:rFonts w:ascii="Segoe UI" w:hAnsi="Segoe UI" w:cs="Segoe UI"/>
        </w:rPr>
      </w:pPr>
    </w:p>
    <w:p w14:paraId="4CA7EEF0" w14:textId="77777777" w:rsidR="00CC4AE3" w:rsidRPr="002F0734" w:rsidRDefault="00CC4AE3" w:rsidP="00CC4AE3">
      <w:pPr>
        <w:spacing w:line="276" w:lineRule="auto"/>
        <w:jc w:val="both"/>
        <w:rPr>
          <w:rFonts w:ascii="Segoe UI" w:hAnsi="Segoe UI" w:cs="Segoe UI"/>
        </w:rPr>
      </w:pPr>
    </w:p>
    <w:p w14:paraId="618654BD" w14:textId="77777777" w:rsidR="00CC4AE3" w:rsidRPr="002F0734" w:rsidRDefault="00CC4AE3" w:rsidP="00CC4AE3">
      <w:pPr>
        <w:spacing w:line="276" w:lineRule="auto"/>
        <w:jc w:val="both"/>
        <w:rPr>
          <w:rFonts w:ascii="Segoe UI" w:hAnsi="Segoe UI" w:cs="Segoe UI"/>
        </w:rPr>
      </w:pPr>
    </w:p>
    <w:p w14:paraId="796DB18C" w14:textId="77777777" w:rsidR="00CC4AE3" w:rsidRPr="002F0734" w:rsidRDefault="00CC4AE3" w:rsidP="00CC4AE3">
      <w:pPr>
        <w:spacing w:line="276" w:lineRule="auto"/>
        <w:jc w:val="both"/>
        <w:rPr>
          <w:rFonts w:ascii="Segoe UI" w:hAnsi="Segoe UI" w:cs="Segoe UI"/>
        </w:rPr>
      </w:pPr>
    </w:p>
    <w:p w14:paraId="00412E5E" w14:textId="77777777" w:rsidR="00CC4AE3" w:rsidRPr="002F0734" w:rsidRDefault="00CC4AE3" w:rsidP="00CC4AE3">
      <w:pPr>
        <w:spacing w:line="276" w:lineRule="auto"/>
        <w:jc w:val="both"/>
        <w:rPr>
          <w:rFonts w:ascii="Segoe UI" w:hAnsi="Segoe UI" w:cs="Segoe UI"/>
        </w:rPr>
      </w:pPr>
    </w:p>
    <w:p w14:paraId="5F9C6BD7" w14:textId="77777777" w:rsidR="00CC4AE3" w:rsidRPr="002F0734" w:rsidRDefault="00CC4AE3" w:rsidP="00CC4AE3">
      <w:pPr>
        <w:spacing w:line="276" w:lineRule="auto"/>
        <w:jc w:val="both"/>
        <w:rPr>
          <w:rFonts w:ascii="Segoe UI" w:hAnsi="Segoe UI" w:cs="Segoe UI"/>
        </w:rPr>
      </w:pPr>
    </w:p>
    <w:p w14:paraId="0EE210F2" w14:textId="77777777" w:rsidR="00CC4AE3" w:rsidRPr="002F0734" w:rsidRDefault="00CC4AE3" w:rsidP="00CC4AE3">
      <w:pPr>
        <w:spacing w:line="276" w:lineRule="auto"/>
        <w:jc w:val="both"/>
        <w:rPr>
          <w:rFonts w:ascii="Segoe UI" w:hAnsi="Segoe UI" w:cs="Segoe UI"/>
        </w:rPr>
      </w:pPr>
    </w:p>
    <w:p w14:paraId="11B0BCC1" w14:textId="77777777" w:rsidR="00CC4AE3" w:rsidRPr="002F0734" w:rsidRDefault="00CC4AE3" w:rsidP="00CC4AE3">
      <w:pPr>
        <w:spacing w:line="276" w:lineRule="auto"/>
        <w:jc w:val="both"/>
        <w:rPr>
          <w:rFonts w:ascii="Segoe UI" w:hAnsi="Segoe UI" w:cs="Segoe UI"/>
        </w:rPr>
      </w:pPr>
    </w:p>
    <w:p w14:paraId="4445EB5D" w14:textId="77777777" w:rsidR="00CC4AE3" w:rsidRPr="002F0734" w:rsidRDefault="00CC4AE3" w:rsidP="00CC4AE3">
      <w:pPr>
        <w:spacing w:line="276" w:lineRule="auto"/>
        <w:jc w:val="both"/>
        <w:rPr>
          <w:rFonts w:ascii="Segoe UI" w:hAnsi="Segoe UI" w:cs="Segoe UI"/>
        </w:rPr>
      </w:pPr>
    </w:p>
    <w:p w14:paraId="496331EA" w14:textId="77777777" w:rsidR="00CC4AE3" w:rsidRPr="002F0734" w:rsidRDefault="00CC4AE3" w:rsidP="00CC4AE3">
      <w:pPr>
        <w:spacing w:line="276" w:lineRule="auto"/>
        <w:jc w:val="both"/>
        <w:rPr>
          <w:rFonts w:ascii="Segoe UI" w:hAnsi="Segoe UI" w:cs="Segoe UI"/>
        </w:rPr>
      </w:pPr>
    </w:p>
    <w:p w14:paraId="7D7EC3C2" w14:textId="77777777" w:rsidR="00CC4AE3" w:rsidRPr="002F0734" w:rsidRDefault="00CC4AE3" w:rsidP="00CC4AE3">
      <w:pPr>
        <w:spacing w:line="276" w:lineRule="auto"/>
        <w:jc w:val="both"/>
        <w:rPr>
          <w:rFonts w:ascii="Segoe UI" w:hAnsi="Segoe UI" w:cs="Segoe UI"/>
        </w:rPr>
      </w:pPr>
    </w:p>
    <w:p w14:paraId="0328DCF2" w14:textId="77777777" w:rsidR="00CC4AE3" w:rsidRPr="002F0734" w:rsidRDefault="00CC4AE3" w:rsidP="00CC4AE3">
      <w:pPr>
        <w:spacing w:line="276" w:lineRule="auto"/>
        <w:jc w:val="both"/>
        <w:rPr>
          <w:rFonts w:ascii="Segoe UI" w:hAnsi="Segoe UI" w:cs="Segoe UI"/>
        </w:rPr>
      </w:pPr>
    </w:p>
    <w:p w14:paraId="51B0DFF1" w14:textId="77777777" w:rsidR="00CC4AE3" w:rsidRPr="002F0734" w:rsidRDefault="00CC4AE3" w:rsidP="00CC4AE3">
      <w:pPr>
        <w:spacing w:line="276" w:lineRule="auto"/>
        <w:jc w:val="both"/>
        <w:rPr>
          <w:rFonts w:ascii="Segoe UI" w:hAnsi="Segoe UI" w:cs="Segoe UI"/>
        </w:rPr>
      </w:pPr>
    </w:p>
    <w:p w14:paraId="098C0AF4" w14:textId="77777777" w:rsidR="00CC4AE3" w:rsidRPr="002F0734" w:rsidRDefault="00CC4AE3" w:rsidP="00CC4AE3">
      <w:pPr>
        <w:spacing w:line="276" w:lineRule="auto"/>
        <w:jc w:val="both"/>
        <w:rPr>
          <w:rFonts w:ascii="Segoe UI" w:hAnsi="Segoe UI" w:cs="Segoe UI"/>
        </w:rPr>
      </w:pPr>
    </w:p>
    <w:p w14:paraId="5C8CFA6C" w14:textId="77777777" w:rsidR="00CC4AE3" w:rsidRPr="002F0734" w:rsidRDefault="00CC4AE3" w:rsidP="00CC4AE3">
      <w:pPr>
        <w:spacing w:line="276" w:lineRule="auto"/>
        <w:jc w:val="both"/>
        <w:rPr>
          <w:rFonts w:ascii="Segoe UI" w:hAnsi="Segoe UI" w:cs="Segoe UI"/>
        </w:rPr>
      </w:pPr>
    </w:p>
    <w:p w14:paraId="276FDB86" w14:textId="77777777" w:rsidR="00CC4AE3" w:rsidRPr="002F0734" w:rsidRDefault="00CC4AE3" w:rsidP="00CC4AE3">
      <w:pPr>
        <w:spacing w:line="276" w:lineRule="auto"/>
        <w:jc w:val="both"/>
        <w:rPr>
          <w:rFonts w:ascii="Segoe UI" w:hAnsi="Segoe UI" w:cs="Segoe UI"/>
        </w:rPr>
      </w:pPr>
    </w:p>
    <w:p w14:paraId="094578CD" w14:textId="77777777" w:rsidR="00CC4AE3" w:rsidRPr="002F0734" w:rsidRDefault="00CC4AE3" w:rsidP="00CC4AE3">
      <w:pPr>
        <w:spacing w:line="276" w:lineRule="auto"/>
        <w:jc w:val="both"/>
        <w:rPr>
          <w:rFonts w:ascii="Segoe UI" w:hAnsi="Segoe UI" w:cs="Segoe UI"/>
        </w:rPr>
      </w:pPr>
    </w:p>
    <w:p w14:paraId="49381123" w14:textId="77777777" w:rsidR="00CC4AE3" w:rsidRPr="002F0734" w:rsidRDefault="00CC4AE3" w:rsidP="00CC4AE3">
      <w:pPr>
        <w:spacing w:line="276" w:lineRule="auto"/>
        <w:jc w:val="both"/>
        <w:rPr>
          <w:rFonts w:ascii="Segoe UI" w:hAnsi="Segoe UI" w:cs="Segoe UI"/>
        </w:rPr>
      </w:pPr>
    </w:p>
    <w:p w14:paraId="06F63C31" w14:textId="77777777" w:rsidR="00CC4AE3" w:rsidRPr="002F0734" w:rsidRDefault="00CC4AE3" w:rsidP="00CC4AE3">
      <w:pPr>
        <w:spacing w:line="276" w:lineRule="auto"/>
        <w:jc w:val="both"/>
        <w:rPr>
          <w:rFonts w:ascii="Segoe UI" w:hAnsi="Segoe UI" w:cs="Segoe UI"/>
        </w:rPr>
      </w:pPr>
    </w:p>
    <w:p w14:paraId="2F6FDA6D" w14:textId="77777777" w:rsidR="00CC4AE3" w:rsidRPr="002F0734" w:rsidRDefault="00CC4AE3" w:rsidP="00CC4AE3">
      <w:pPr>
        <w:spacing w:line="276" w:lineRule="auto"/>
        <w:jc w:val="both"/>
        <w:rPr>
          <w:rFonts w:ascii="Segoe UI" w:hAnsi="Segoe UI" w:cs="Segoe UI"/>
        </w:rPr>
      </w:pPr>
    </w:p>
    <w:p w14:paraId="711B4B08" w14:textId="77777777" w:rsidR="00CC4AE3" w:rsidRPr="002F0734" w:rsidRDefault="00CC4AE3" w:rsidP="00CC4AE3">
      <w:pPr>
        <w:spacing w:line="276" w:lineRule="auto"/>
        <w:jc w:val="both"/>
        <w:rPr>
          <w:rFonts w:ascii="Segoe UI" w:hAnsi="Segoe UI" w:cs="Segoe UI"/>
        </w:rPr>
      </w:pPr>
    </w:p>
    <w:p w14:paraId="3F1A5E07" w14:textId="77777777" w:rsidR="00CC4AE3" w:rsidRPr="002F0734" w:rsidRDefault="00CC4AE3" w:rsidP="00CC4AE3">
      <w:pPr>
        <w:spacing w:line="276" w:lineRule="auto"/>
        <w:jc w:val="both"/>
        <w:rPr>
          <w:rFonts w:ascii="Segoe UI" w:hAnsi="Segoe UI" w:cs="Segoe UI"/>
        </w:rPr>
      </w:pPr>
    </w:p>
    <w:p w14:paraId="71961093" w14:textId="77777777" w:rsidR="00CC4AE3" w:rsidRPr="002F0734" w:rsidRDefault="00CC4AE3" w:rsidP="00CC4AE3">
      <w:pPr>
        <w:spacing w:line="276" w:lineRule="auto"/>
        <w:jc w:val="both"/>
        <w:rPr>
          <w:rFonts w:ascii="Segoe UI" w:hAnsi="Segoe UI" w:cs="Segoe UI"/>
        </w:rPr>
      </w:pPr>
    </w:p>
    <w:p w14:paraId="2506D608" w14:textId="77777777" w:rsidR="00CC4AE3" w:rsidRPr="002F0734" w:rsidRDefault="00CC4AE3" w:rsidP="00CC4AE3">
      <w:pPr>
        <w:spacing w:line="276" w:lineRule="auto"/>
        <w:jc w:val="both"/>
        <w:rPr>
          <w:rFonts w:ascii="Segoe UI" w:hAnsi="Segoe UI" w:cs="Segoe UI"/>
        </w:rPr>
      </w:pPr>
    </w:p>
    <w:p w14:paraId="124DC9D9" w14:textId="77777777" w:rsidR="00CC4AE3" w:rsidRPr="002F0734" w:rsidRDefault="00CC4AE3" w:rsidP="00CC4AE3">
      <w:pPr>
        <w:spacing w:line="276" w:lineRule="auto"/>
        <w:jc w:val="both"/>
        <w:rPr>
          <w:rFonts w:ascii="Segoe UI" w:hAnsi="Segoe UI" w:cs="Segoe UI"/>
        </w:rPr>
      </w:pPr>
    </w:p>
    <w:p w14:paraId="4D45549C" w14:textId="77777777" w:rsidR="00CC4AE3" w:rsidRPr="002F0734" w:rsidRDefault="00CC4AE3" w:rsidP="00CC4AE3">
      <w:pPr>
        <w:spacing w:line="276" w:lineRule="auto"/>
        <w:jc w:val="both"/>
        <w:rPr>
          <w:rFonts w:ascii="Segoe UI" w:hAnsi="Segoe UI" w:cs="Segoe UI"/>
        </w:rPr>
      </w:pPr>
    </w:p>
    <w:p w14:paraId="77CBC926" w14:textId="77777777" w:rsidR="00CC4AE3" w:rsidRPr="002F0734" w:rsidRDefault="00CC4AE3" w:rsidP="00CC4AE3">
      <w:pPr>
        <w:spacing w:line="276" w:lineRule="auto"/>
        <w:jc w:val="both"/>
        <w:rPr>
          <w:rFonts w:ascii="Segoe UI" w:hAnsi="Segoe UI" w:cs="Segoe UI"/>
        </w:rPr>
      </w:pPr>
    </w:p>
    <w:p w14:paraId="5FF0A6E5" w14:textId="77777777" w:rsidR="00CC4AE3" w:rsidRPr="002F0734" w:rsidRDefault="00CC4AE3" w:rsidP="00CC4AE3">
      <w:pPr>
        <w:spacing w:line="276" w:lineRule="auto"/>
        <w:jc w:val="both"/>
        <w:rPr>
          <w:rFonts w:ascii="Segoe UI" w:hAnsi="Segoe UI" w:cs="Segoe UI"/>
        </w:rPr>
      </w:pPr>
    </w:p>
    <w:p w14:paraId="2E3F9534" w14:textId="77777777" w:rsidR="00CC4AE3" w:rsidRPr="002F0734" w:rsidRDefault="00CC4AE3" w:rsidP="00CC4AE3">
      <w:pPr>
        <w:spacing w:line="276" w:lineRule="auto"/>
        <w:jc w:val="both"/>
        <w:rPr>
          <w:rFonts w:ascii="Segoe UI" w:hAnsi="Segoe UI" w:cs="Segoe UI"/>
        </w:rPr>
      </w:pPr>
    </w:p>
    <w:p w14:paraId="584BC8F3" w14:textId="77777777" w:rsidR="00CC4AE3" w:rsidRPr="002F0734" w:rsidRDefault="00CC4AE3" w:rsidP="00CC4AE3">
      <w:pPr>
        <w:spacing w:line="276" w:lineRule="auto"/>
        <w:jc w:val="both"/>
        <w:rPr>
          <w:rFonts w:ascii="Segoe UI" w:hAnsi="Segoe UI" w:cs="Segoe UI"/>
        </w:rPr>
      </w:pPr>
    </w:p>
    <w:p w14:paraId="6E69030B" w14:textId="77777777" w:rsidR="00CC4AE3" w:rsidRPr="002F0734" w:rsidRDefault="00CC4AE3" w:rsidP="00CC4AE3">
      <w:pPr>
        <w:spacing w:line="276" w:lineRule="auto"/>
        <w:jc w:val="both"/>
        <w:rPr>
          <w:rFonts w:ascii="Segoe UI" w:hAnsi="Segoe UI" w:cs="Segoe UI"/>
        </w:rPr>
      </w:pPr>
    </w:p>
    <w:p w14:paraId="4DA6A4FF" w14:textId="77777777" w:rsidR="00CC4AE3" w:rsidRPr="002F0734" w:rsidRDefault="00CC4AE3" w:rsidP="00CC4AE3">
      <w:pPr>
        <w:spacing w:line="276" w:lineRule="auto"/>
        <w:jc w:val="both"/>
        <w:rPr>
          <w:rFonts w:ascii="Segoe UI" w:hAnsi="Segoe UI" w:cs="Segoe UI"/>
        </w:rPr>
      </w:pPr>
    </w:p>
    <w:sdt>
      <w:sdtPr>
        <w:rPr>
          <w:rFonts w:ascii="Segoe UI" w:eastAsiaTheme="minorHAnsi" w:hAnsi="Segoe UI" w:cs="Segoe UI"/>
          <w:color w:val="auto"/>
          <w:sz w:val="22"/>
          <w:szCs w:val="22"/>
        </w:rPr>
        <w:id w:val="-1028951831"/>
        <w:docPartObj>
          <w:docPartGallery w:val="Table of Contents"/>
          <w:docPartUnique/>
        </w:docPartObj>
      </w:sdtPr>
      <w:sdtEndPr>
        <w:rPr>
          <w:b/>
          <w:bCs/>
          <w:noProof/>
        </w:rPr>
      </w:sdtEndPr>
      <w:sdtContent>
        <w:p w14:paraId="0D14A8FA" w14:textId="77777777" w:rsidR="00CC4AE3" w:rsidRPr="002F0734" w:rsidRDefault="00CC4AE3" w:rsidP="00CC4AE3">
          <w:pPr>
            <w:pStyle w:val="TOCHeading"/>
            <w:jc w:val="both"/>
            <w:rPr>
              <w:rFonts w:ascii="Segoe UI" w:hAnsi="Segoe UI" w:cs="Segoe UI"/>
              <w:sz w:val="22"/>
              <w:szCs w:val="22"/>
            </w:rPr>
          </w:pPr>
          <w:r w:rsidRPr="002F0734">
            <w:rPr>
              <w:rFonts w:ascii="Segoe UI" w:hAnsi="Segoe UI" w:cs="Segoe UI"/>
              <w:sz w:val="22"/>
              <w:szCs w:val="22"/>
            </w:rPr>
            <w:t>Table of Contents</w:t>
          </w:r>
        </w:p>
        <w:p w14:paraId="6E0FC6FB" w14:textId="30C790B2" w:rsidR="00DE60D9" w:rsidRDefault="00CC4AE3">
          <w:pPr>
            <w:pStyle w:val="TOC1"/>
            <w:rPr>
              <w:rFonts w:eastAsiaTheme="minorEastAsia"/>
              <w:b w:val="0"/>
              <w:lang w:val="en-IN" w:eastAsia="en-IN"/>
            </w:rPr>
          </w:pPr>
          <w:r w:rsidRPr="002F0734">
            <w:rPr>
              <w:noProof w:val="0"/>
            </w:rPr>
            <w:fldChar w:fldCharType="begin"/>
          </w:r>
          <w:r w:rsidRPr="002F0734">
            <w:instrText xml:space="preserve"> TOC \o "1-3" \h \z \u </w:instrText>
          </w:r>
          <w:r w:rsidRPr="002F0734">
            <w:rPr>
              <w:noProof w:val="0"/>
            </w:rPr>
            <w:fldChar w:fldCharType="separate"/>
          </w:r>
        </w:p>
        <w:p w14:paraId="6E518DDB" w14:textId="6F419E12" w:rsidR="00DE60D9" w:rsidRDefault="00407E07">
          <w:pPr>
            <w:pStyle w:val="TOC1"/>
            <w:rPr>
              <w:rFonts w:eastAsiaTheme="minorEastAsia"/>
              <w:b w:val="0"/>
              <w:lang w:val="en-IN" w:eastAsia="en-IN"/>
            </w:rPr>
          </w:pPr>
          <w:hyperlink w:anchor="_Toc188379659" w:history="1">
            <w:r w:rsidR="00DE60D9" w:rsidRPr="00420ABC">
              <w:rPr>
                <w:rStyle w:val="Hyperlink"/>
              </w:rPr>
              <w:t>1.APPROVALS</w:t>
            </w:r>
            <w:r w:rsidR="00DE60D9">
              <w:rPr>
                <w:webHidden/>
              </w:rPr>
              <w:tab/>
            </w:r>
            <w:r w:rsidR="00DE60D9">
              <w:rPr>
                <w:webHidden/>
              </w:rPr>
              <w:fldChar w:fldCharType="begin"/>
            </w:r>
            <w:r w:rsidR="00DE60D9">
              <w:rPr>
                <w:webHidden/>
              </w:rPr>
              <w:instrText xml:space="preserve"> PAGEREF _Toc188379659 \h </w:instrText>
            </w:r>
            <w:r w:rsidR="00DE60D9">
              <w:rPr>
                <w:webHidden/>
              </w:rPr>
            </w:r>
            <w:r w:rsidR="00DE60D9">
              <w:rPr>
                <w:webHidden/>
              </w:rPr>
              <w:fldChar w:fldCharType="separate"/>
            </w:r>
            <w:r w:rsidR="00DE60D9">
              <w:rPr>
                <w:webHidden/>
              </w:rPr>
              <w:t>5</w:t>
            </w:r>
            <w:r w:rsidR="00DE60D9">
              <w:rPr>
                <w:webHidden/>
              </w:rPr>
              <w:fldChar w:fldCharType="end"/>
            </w:r>
          </w:hyperlink>
        </w:p>
        <w:p w14:paraId="49BC025E" w14:textId="21EBB8C5" w:rsidR="00DE60D9" w:rsidRDefault="00407E07">
          <w:pPr>
            <w:pStyle w:val="TOC1"/>
            <w:rPr>
              <w:rFonts w:eastAsiaTheme="minorEastAsia"/>
              <w:b w:val="0"/>
              <w:lang w:val="en-IN" w:eastAsia="en-IN"/>
            </w:rPr>
          </w:pPr>
          <w:hyperlink w:anchor="_Toc188379660" w:history="1">
            <w:r w:rsidR="00DE60D9" w:rsidRPr="00420ABC">
              <w:rPr>
                <w:rStyle w:val="Hyperlink"/>
                <w:rFonts w:ascii="Segoe UI" w:hAnsi="Segoe UI" w:cs="Segoe UI"/>
              </w:rPr>
              <w:t>2.DOCUMENT REVISION LOG</w:t>
            </w:r>
            <w:r w:rsidR="00DE60D9">
              <w:rPr>
                <w:webHidden/>
              </w:rPr>
              <w:tab/>
            </w:r>
            <w:r w:rsidR="00DE60D9">
              <w:rPr>
                <w:webHidden/>
              </w:rPr>
              <w:fldChar w:fldCharType="begin"/>
            </w:r>
            <w:r w:rsidR="00DE60D9">
              <w:rPr>
                <w:webHidden/>
              </w:rPr>
              <w:instrText xml:space="preserve"> PAGEREF _Toc188379660 \h </w:instrText>
            </w:r>
            <w:r w:rsidR="00DE60D9">
              <w:rPr>
                <w:webHidden/>
              </w:rPr>
            </w:r>
            <w:r w:rsidR="00DE60D9">
              <w:rPr>
                <w:webHidden/>
              </w:rPr>
              <w:fldChar w:fldCharType="separate"/>
            </w:r>
            <w:r w:rsidR="00DE60D9">
              <w:rPr>
                <w:webHidden/>
              </w:rPr>
              <w:t>6</w:t>
            </w:r>
            <w:r w:rsidR="00DE60D9">
              <w:rPr>
                <w:webHidden/>
              </w:rPr>
              <w:fldChar w:fldCharType="end"/>
            </w:r>
          </w:hyperlink>
        </w:p>
        <w:p w14:paraId="4CB3BB12" w14:textId="7D6F6213" w:rsidR="00DE60D9" w:rsidRDefault="00407E07">
          <w:pPr>
            <w:pStyle w:val="TOC1"/>
            <w:rPr>
              <w:rFonts w:eastAsiaTheme="minorEastAsia"/>
              <w:b w:val="0"/>
              <w:lang w:val="en-IN" w:eastAsia="en-IN"/>
            </w:rPr>
          </w:pPr>
          <w:hyperlink w:anchor="_Toc188379661" w:history="1">
            <w:r w:rsidR="00DE60D9" w:rsidRPr="00420ABC">
              <w:rPr>
                <w:rStyle w:val="Hyperlink"/>
                <w:rFonts w:ascii="Segoe UI" w:hAnsi="Segoe UI" w:cs="Segoe UI"/>
              </w:rPr>
              <w:t>3. BUSINESS REQUIREMENT</w:t>
            </w:r>
            <w:r w:rsidR="00DE60D9">
              <w:rPr>
                <w:webHidden/>
              </w:rPr>
              <w:tab/>
            </w:r>
            <w:r w:rsidR="00DE60D9">
              <w:rPr>
                <w:webHidden/>
              </w:rPr>
              <w:fldChar w:fldCharType="begin"/>
            </w:r>
            <w:r w:rsidR="00DE60D9">
              <w:rPr>
                <w:webHidden/>
              </w:rPr>
              <w:instrText xml:space="preserve"> PAGEREF _Toc188379661 \h </w:instrText>
            </w:r>
            <w:r w:rsidR="00DE60D9">
              <w:rPr>
                <w:webHidden/>
              </w:rPr>
            </w:r>
            <w:r w:rsidR="00DE60D9">
              <w:rPr>
                <w:webHidden/>
              </w:rPr>
              <w:fldChar w:fldCharType="separate"/>
            </w:r>
            <w:r w:rsidR="00DE60D9">
              <w:rPr>
                <w:webHidden/>
              </w:rPr>
              <w:t>7</w:t>
            </w:r>
            <w:r w:rsidR="00DE60D9">
              <w:rPr>
                <w:webHidden/>
              </w:rPr>
              <w:fldChar w:fldCharType="end"/>
            </w:r>
          </w:hyperlink>
        </w:p>
        <w:p w14:paraId="261C8319" w14:textId="06A7A61F" w:rsidR="00DE60D9" w:rsidRDefault="00407E07">
          <w:pPr>
            <w:pStyle w:val="TOC1"/>
            <w:rPr>
              <w:rFonts w:eastAsiaTheme="minorEastAsia"/>
              <w:b w:val="0"/>
              <w:lang w:val="en-IN" w:eastAsia="en-IN"/>
            </w:rPr>
          </w:pPr>
          <w:hyperlink w:anchor="_Toc188379662" w:history="1">
            <w:r w:rsidR="00DE60D9" w:rsidRPr="00420ABC">
              <w:rPr>
                <w:rStyle w:val="Hyperlink"/>
                <w:rFonts w:ascii="Segoe UI" w:hAnsi="Segoe UI" w:cs="Segoe UI"/>
              </w:rPr>
              <w:t>4. SCOPE</w:t>
            </w:r>
            <w:r w:rsidR="00DE60D9">
              <w:rPr>
                <w:webHidden/>
              </w:rPr>
              <w:tab/>
            </w:r>
            <w:r w:rsidR="00DE60D9">
              <w:rPr>
                <w:webHidden/>
              </w:rPr>
              <w:fldChar w:fldCharType="begin"/>
            </w:r>
            <w:r w:rsidR="00DE60D9">
              <w:rPr>
                <w:webHidden/>
              </w:rPr>
              <w:instrText xml:space="preserve"> PAGEREF _Toc188379662 \h </w:instrText>
            </w:r>
            <w:r w:rsidR="00DE60D9">
              <w:rPr>
                <w:webHidden/>
              </w:rPr>
            </w:r>
            <w:r w:rsidR="00DE60D9">
              <w:rPr>
                <w:webHidden/>
              </w:rPr>
              <w:fldChar w:fldCharType="separate"/>
            </w:r>
            <w:r w:rsidR="00DE60D9">
              <w:rPr>
                <w:webHidden/>
              </w:rPr>
              <w:t>7</w:t>
            </w:r>
            <w:r w:rsidR="00DE60D9">
              <w:rPr>
                <w:webHidden/>
              </w:rPr>
              <w:fldChar w:fldCharType="end"/>
            </w:r>
          </w:hyperlink>
        </w:p>
        <w:p w14:paraId="2EDE1C97" w14:textId="717F2D77" w:rsidR="00DE60D9" w:rsidRDefault="00407E07">
          <w:pPr>
            <w:pStyle w:val="TOC1"/>
            <w:rPr>
              <w:rFonts w:eastAsiaTheme="minorEastAsia"/>
              <w:b w:val="0"/>
              <w:lang w:val="en-IN" w:eastAsia="en-IN"/>
            </w:rPr>
          </w:pPr>
          <w:hyperlink w:anchor="_Toc188379663" w:history="1">
            <w:r w:rsidR="00DE60D9" w:rsidRPr="00420ABC">
              <w:rPr>
                <w:rStyle w:val="Hyperlink"/>
                <w:rFonts w:ascii="Segoe UI" w:hAnsi="Segoe UI" w:cs="Segoe UI"/>
              </w:rPr>
              <w:t>5.OUT OF SCOPE</w:t>
            </w:r>
            <w:r w:rsidR="00DE60D9">
              <w:rPr>
                <w:webHidden/>
              </w:rPr>
              <w:tab/>
            </w:r>
            <w:r w:rsidR="00DE60D9">
              <w:rPr>
                <w:webHidden/>
              </w:rPr>
              <w:fldChar w:fldCharType="begin"/>
            </w:r>
            <w:r w:rsidR="00DE60D9">
              <w:rPr>
                <w:webHidden/>
              </w:rPr>
              <w:instrText xml:space="preserve"> PAGEREF _Toc188379663 \h </w:instrText>
            </w:r>
            <w:r w:rsidR="00DE60D9">
              <w:rPr>
                <w:webHidden/>
              </w:rPr>
            </w:r>
            <w:r w:rsidR="00DE60D9">
              <w:rPr>
                <w:webHidden/>
              </w:rPr>
              <w:fldChar w:fldCharType="separate"/>
            </w:r>
            <w:r w:rsidR="00DE60D9">
              <w:rPr>
                <w:webHidden/>
              </w:rPr>
              <w:t>7</w:t>
            </w:r>
            <w:r w:rsidR="00DE60D9">
              <w:rPr>
                <w:webHidden/>
              </w:rPr>
              <w:fldChar w:fldCharType="end"/>
            </w:r>
          </w:hyperlink>
        </w:p>
        <w:p w14:paraId="19FBA3C6" w14:textId="30C0F923" w:rsidR="00DE60D9" w:rsidRDefault="00407E07">
          <w:pPr>
            <w:pStyle w:val="TOC1"/>
            <w:rPr>
              <w:rFonts w:eastAsiaTheme="minorEastAsia"/>
              <w:b w:val="0"/>
              <w:lang w:val="en-IN" w:eastAsia="en-IN"/>
            </w:rPr>
          </w:pPr>
          <w:hyperlink w:anchor="_Toc188379664" w:history="1">
            <w:r w:rsidR="00DE60D9" w:rsidRPr="00420ABC">
              <w:rPr>
                <w:rStyle w:val="Hyperlink"/>
                <w:rFonts w:ascii="Segoe UI" w:hAnsi="Segoe UI" w:cs="Segoe UI"/>
              </w:rPr>
              <w:t>6.DETAILED SOLUTION APPROACH</w:t>
            </w:r>
            <w:r w:rsidR="00DE60D9">
              <w:rPr>
                <w:webHidden/>
              </w:rPr>
              <w:tab/>
            </w:r>
            <w:r w:rsidR="00DE60D9">
              <w:rPr>
                <w:webHidden/>
              </w:rPr>
              <w:fldChar w:fldCharType="begin"/>
            </w:r>
            <w:r w:rsidR="00DE60D9">
              <w:rPr>
                <w:webHidden/>
              </w:rPr>
              <w:instrText xml:space="preserve"> PAGEREF _Toc188379664 \h </w:instrText>
            </w:r>
            <w:r w:rsidR="00DE60D9">
              <w:rPr>
                <w:webHidden/>
              </w:rPr>
            </w:r>
            <w:r w:rsidR="00DE60D9">
              <w:rPr>
                <w:webHidden/>
              </w:rPr>
              <w:fldChar w:fldCharType="separate"/>
            </w:r>
            <w:r w:rsidR="00DE60D9">
              <w:rPr>
                <w:webHidden/>
              </w:rPr>
              <w:t>7</w:t>
            </w:r>
            <w:r w:rsidR="00DE60D9">
              <w:rPr>
                <w:webHidden/>
              </w:rPr>
              <w:fldChar w:fldCharType="end"/>
            </w:r>
          </w:hyperlink>
        </w:p>
        <w:p w14:paraId="65C6B161" w14:textId="5CF3371F" w:rsidR="00DE60D9" w:rsidRDefault="00407E07">
          <w:pPr>
            <w:pStyle w:val="TOC1"/>
            <w:rPr>
              <w:rFonts w:eastAsiaTheme="minorEastAsia"/>
              <w:b w:val="0"/>
              <w:lang w:val="en-IN" w:eastAsia="en-IN"/>
            </w:rPr>
          </w:pPr>
          <w:hyperlink w:anchor="_Toc188379665" w:history="1">
            <w:r w:rsidR="00DE60D9" w:rsidRPr="00420ABC">
              <w:rPr>
                <w:rStyle w:val="Hyperlink"/>
              </w:rPr>
              <w:t>7.</w:t>
            </w:r>
            <w:r w:rsidR="00DE60D9">
              <w:rPr>
                <w:rFonts w:eastAsiaTheme="minorEastAsia"/>
                <w:b w:val="0"/>
                <w:lang w:val="en-IN" w:eastAsia="en-IN"/>
              </w:rPr>
              <w:tab/>
            </w:r>
            <w:r w:rsidR="00DE60D9" w:rsidRPr="00420ABC">
              <w:rPr>
                <w:rStyle w:val="Hyperlink"/>
              </w:rPr>
              <w:t>Loan Contract closure API</w:t>
            </w:r>
            <w:r w:rsidR="00DE60D9">
              <w:rPr>
                <w:webHidden/>
              </w:rPr>
              <w:tab/>
            </w:r>
            <w:r w:rsidR="00DE60D9">
              <w:rPr>
                <w:webHidden/>
              </w:rPr>
              <w:fldChar w:fldCharType="begin"/>
            </w:r>
            <w:r w:rsidR="00DE60D9">
              <w:rPr>
                <w:webHidden/>
              </w:rPr>
              <w:instrText xml:space="preserve"> PAGEREF _Toc188379665 \h </w:instrText>
            </w:r>
            <w:r w:rsidR="00DE60D9">
              <w:rPr>
                <w:webHidden/>
              </w:rPr>
            </w:r>
            <w:r w:rsidR="00DE60D9">
              <w:rPr>
                <w:webHidden/>
              </w:rPr>
              <w:fldChar w:fldCharType="separate"/>
            </w:r>
            <w:r w:rsidR="00DE60D9">
              <w:rPr>
                <w:webHidden/>
              </w:rPr>
              <w:t>7</w:t>
            </w:r>
            <w:r w:rsidR="00DE60D9">
              <w:rPr>
                <w:webHidden/>
              </w:rPr>
              <w:fldChar w:fldCharType="end"/>
            </w:r>
          </w:hyperlink>
        </w:p>
        <w:p w14:paraId="128FB6E6" w14:textId="7C3FDD91" w:rsidR="00DE60D9" w:rsidRDefault="00407E07">
          <w:pPr>
            <w:pStyle w:val="TOC2"/>
            <w:tabs>
              <w:tab w:val="left" w:pos="880"/>
              <w:tab w:val="right" w:pos="10790"/>
            </w:tabs>
            <w:rPr>
              <w:rFonts w:eastAsiaTheme="minorEastAsia"/>
              <w:noProof/>
              <w:lang w:val="en-IN" w:eastAsia="en-IN"/>
            </w:rPr>
          </w:pPr>
          <w:hyperlink w:anchor="_Toc188379666" w:history="1">
            <w:r w:rsidR="00DE60D9" w:rsidRPr="00420ABC">
              <w:rPr>
                <w:rStyle w:val="Hyperlink"/>
                <w:noProof/>
              </w:rPr>
              <w:t>7.1.</w:t>
            </w:r>
            <w:r w:rsidR="00DE60D9">
              <w:rPr>
                <w:rFonts w:eastAsiaTheme="minorEastAsia"/>
                <w:noProof/>
                <w:lang w:val="en-IN" w:eastAsia="en-IN"/>
              </w:rPr>
              <w:tab/>
            </w:r>
            <w:r w:rsidR="00DE60D9" w:rsidRPr="00420ABC">
              <w:rPr>
                <w:rStyle w:val="Hyperlink"/>
                <w:noProof/>
              </w:rPr>
              <w:t>Sample JSON Request</w:t>
            </w:r>
            <w:r w:rsidR="00DE60D9">
              <w:rPr>
                <w:noProof/>
                <w:webHidden/>
              </w:rPr>
              <w:tab/>
            </w:r>
            <w:r w:rsidR="00DE60D9">
              <w:rPr>
                <w:noProof/>
                <w:webHidden/>
              </w:rPr>
              <w:fldChar w:fldCharType="begin"/>
            </w:r>
            <w:r w:rsidR="00DE60D9">
              <w:rPr>
                <w:noProof/>
                <w:webHidden/>
              </w:rPr>
              <w:instrText xml:space="preserve"> PAGEREF _Toc188379666 \h </w:instrText>
            </w:r>
            <w:r w:rsidR="00DE60D9">
              <w:rPr>
                <w:noProof/>
                <w:webHidden/>
              </w:rPr>
            </w:r>
            <w:r w:rsidR="00DE60D9">
              <w:rPr>
                <w:noProof/>
                <w:webHidden/>
              </w:rPr>
              <w:fldChar w:fldCharType="separate"/>
            </w:r>
            <w:r w:rsidR="00DE60D9">
              <w:rPr>
                <w:noProof/>
                <w:webHidden/>
              </w:rPr>
              <w:t>8</w:t>
            </w:r>
            <w:r w:rsidR="00DE60D9">
              <w:rPr>
                <w:noProof/>
                <w:webHidden/>
              </w:rPr>
              <w:fldChar w:fldCharType="end"/>
            </w:r>
          </w:hyperlink>
        </w:p>
        <w:p w14:paraId="2E68552C" w14:textId="79ADBE57" w:rsidR="00DE60D9" w:rsidRDefault="00407E07">
          <w:pPr>
            <w:pStyle w:val="TOC2"/>
            <w:tabs>
              <w:tab w:val="left" w:pos="880"/>
              <w:tab w:val="right" w:pos="10790"/>
            </w:tabs>
            <w:rPr>
              <w:rFonts w:eastAsiaTheme="minorEastAsia"/>
              <w:noProof/>
              <w:lang w:val="en-IN" w:eastAsia="en-IN"/>
            </w:rPr>
          </w:pPr>
          <w:hyperlink w:anchor="_Toc188379667" w:history="1">
            <w:r w:rsidR="00DE60D9" w:rsidRPr="00420ABC">
              <w:rPr>
                <w:rStyle w:val="Hyperlink"/>
                <w:noProof/>
              </w:rPr>
              <w:t>7.2.</w:t>
            </w:r>
            <w:r w:rsidR="00DE60D9">
              <w:rPr>
                <w:rFonts w:eastAsiaTheme="minorEastAsia"/>
                <w:noProof/>
                <w:lang w:val="en-IN" w:eastAsia="en-IN"/>
              </w:rPr>
              <w:tab/>
            </w:r>
            <w:r w:rsidR="00DE60D9" w:rsidRPr="00420ABC">
              <w:rPr>
                <w:rStyle w:val="Hyperlink"/>
                <w:noProof/>
              </w:rPr>
              <w:t>Sample JSON Request Specification details</w:t>
            </w:r>
            <w:r w:rsidR="00DE60D9">
              <w:rPr>
                <w:noProof/>
                <w:webHidden/>
              </w:rPr>
              <w:tab/>
            </w:r>
            <w:r w:rsidR="00DE60D9">
              <w:rPr>
                <w:noProof/>
                <w:webHidden/>
              </w:rPr>
              <w:fldChar w:fldCharType="begin"/>
            </w:r>
            <w:r w:rsidR="00DE60D9">
              <w:rPr>
                <w:noProof/>
                <w:webHidden/>
              </w:rPr>
              <w:instrText xml:space="preserve"> PAGEREF _Toc188379667 \h </w:instrText>
            </w:r>
            <w:r w:rsidR="00DE60D9">
              <w:rPr>
                <w:noProof/>
                <w:webHidden/>
              </w:rPr>
            </w:r>
            <w:r w:rsidR="00DE60D9">
              <w:rPr>
                <w:noProof/>
                <w:webHidden/>
              </w:rPr>
              <w:fldChar w:fldCharType="separate"/>
            </w:r>
            <w:r w:rsidR="00DE60D9">
              <w:rPr>
                <w:noProof/>
                <w:webHidden/>
              </w:rPr>
              <w:t>8</w:t>
            </w:r>
            <w:r w:rsidR="00DE60D9">
              <w:rPr>
                <w:noProof/>
                <w:webHidden/>
              </w:rPr>
              <w:fldChar w:fldCharType="end"/>
            </w:r>
          </w:hyperlink>
        </w:p>
        <w:p w14:paraId="739834A0" w14:textId="4FEA10B5" w:rsidR="00DE60D9" w:rsidRDefault="00407E07">
          <w:pPr>
            <w:pStyle w:val="TOC2"/>
            <w:tabs>
              <w:tab w:val="left" w:pos="880"/>
              <w:tab w:val="right" w:pos="10790"/>
            </w:tabs>
            <w:rPr>
              <w:rFonts w:eastAsiaTheme="minorEastAsia"/>
              <w:noProof/>
              <w:lang w:val="en-IN" w:eastAsia="en-IN"/>
            </w:rPr>
          </w:pPr>
          <w:hyperlink w:anchor="_Toc188379668" w:history="1">
            <w:r w:rsidR="00DE60D9" w:rsidRPr="00420ABC">
              <w:rPr>
                <w:rStyle w:val="Hyperlink"/>
                <w:noProof/>
              </w:rPr>
              <w:t>7.3.</w:t>
            </w:r>
            <w:r w:rsidR="00DE60D9">
              <w:rPr>
                <w:rFonts w:eastAsiaTheme="minorEastAsia"/>
                <w:noProof/>
                <w:lang w:val="en-IN" w:eastAsia="en-IN"/>
              </w:rPr>
              <w:tab/>
            </w:r>
            <w:r w:rsidR="00DE60D9" w:rsidRPr="00420ABC">
              <w:rPr>
                <w:rStyle w:val="Hyperlink"/>
                <w:noProof/>
              </w:rPr>
              <w:t>Validation</w:t>
            </w:r>
            <w:r w:rsidR="00DE60D9">
              <w:rPr>
                <w:noProof/>
                <w:webHidden/>
              </w:rPr>
              <w:tab/>
            </w:r>
            <w:r w:rsidR="00DE60D9">
              <w:rPr>
                <w:noProof/>
                <w:webHidden/>
              </w:rPr>
              <w:fldChar w:fldCharType="begin"/>
            </w:r>
            <w:r w:rsidR="00DE60D9">
              <w:rPr>
                <w:noProof/>
                <w:webHidden/>
              </w:rPr>
              <w:instrText xml:space="preserve"> PAGEREF _Toc188379668 \h </w:instrText>
            </w:r>
            <w:r w:rsidR="00DE60D9">
              <w:rPr>
                <w:noProof/>
                <w:webHidden/>
              </w:rPr>
            </w:r>
            <w:r w:rsidR="00DE60D9">
              <w:rPr>
                <w:noProof/>
                <w:webHidden/>
              </w:rPr>
              <w:fldChar w:fldCharType="separate"/>
            </w:r>
            <w:r w:rsidR="00DE60D9">
              <w:rPr>
                <w:noProof/>
                <w:webHidden/>
              </w:rPr>
              <w:t>8</w:t>
            </w:r>
            <w:r w:rsidR="00DE60D9">
              <w:rPr>
                <w:noProof/>
                <w:webHidden/>
              </w:rPr>
              <w:fldChar w:fldCharType="end"/>
            </w:r>
          </w:hyperlink>
        </w:p>
        <w:p w14:paraId="3127CE72" w14:textId="312151D4" w:rsidR="00DE60D9" w:rsidRDefault="00407E07">
          <w:pPr>
            <w:pStyle w:val="TOC2"/>
            <w:tabs>
              <w:tab w:val="left" w:pos="880"/>
              <w:tab w:val="right" w:pos="10790"/>
            </w:tabs>
            <w:rPr>
              <w:rFonts w:eastAsiaTheme="minorEastAsia"/>
              <w:noProof/>
              <w:lang w:val="en-IN" w:eastAsia="en-IN"/>
            </w:rPr>
          </w:pPr>
          <w:hyperlink w:anchor="_Toc188379669" w:history="1">
            <w:r w:rsidR="00DE60D9" w:rsidRPr="00420ABC">
              <w:rPr>
                <w:rStyle w:val="Hyperlink"/>
                <w:noProof/>
              </w:rPr>
              <w:t>7.4.</w:t>
            </w:r>
            <w:r w:rsidR="00DE60D9">
              <w:rPr>
                <w:rFonts w:eastAsiaTheme="minorEastAsia"/>
                <w:noProof/>
                <w:lang w:val="en-IN" w:eastAsia="en-IN"/>
              </w:rPr>
              <w:tab/>
            </w:r>
            <w:r w:rsidR="00DE60D9" w:rsidRPr="00420ABC">
              <w:rPr>
                <w:rStyle w:val="Hyperlink"/>
                <w:noProof/>
              </w:rPr>
              <w:t>Sample JSON Response</w:t>
            </w:r>
            <w:r w:rsidR="00DE60D9">
              <w:rPr>
                <w:noProof/>
                <w:webHidden/>
              </w:rPr>
              <w:tab/>
            </w:r>
            <w:r w:rsidR="00DE60D9">
              <w:rPr>
                <w:noProof/>
                <w:webHidden/>
              </w:rPr>
              <w:fldChar w:fldCharType="begin"/>
            </w:r>
            <w:r w:rsidR="00DE60D9">
              <w:rPr>
                <w:noProof/>
                <w:webHidden/>
              </w:rPr>
              <w:instrText xml:space="preserve"> PAGEREF _Toc188379669 \h </w:instrText>
            </w:r>
            <w:r w:rsidR="00DE60D9">
              <w:rPr>
                <w:noProof/>
                <w:webHidden/>
              </w:rPr>
            </w:r>
            <w:r w:rsidR="00DE60D9">
              <w:rPr>
                <w:noProof/>
                <w:webHidden/>
              </w:rPr>
              <w:fldChar w:fldCharType="separate"/>
            </w:r>
            <w:r w:rsidR="00DE60D9">
              <w:rPr>
                <w:noProof/>
                <w:webHidden/>
              </w:rPr>
              <w:t>9</w:t>
            </w:r>
            <w:r w:rsidR="00DE60D9">
              <w:rPr>
                <w:noProof/>
                <w:webHidden/>
              </w:rPr>
              <w:fldChar w:fldCharType="end"/>
            </w:r>
          </w:hyperlink>
        </w:p>
        <w:p w14:paraId="5F27A9AE" w14:textId="037233F8" w:rsidR="00DE60D9" w:rsidRDefault="00407E07">
          <w:pPr>
            <w:pStyle w:val="TOC2"/>
            <w:tabs>
              <w:tab w:val="right" w:pos="10790"/>
            </w:tabs>
            <w:rPr>
              <w:rFonts w:eastAsiaTheme="minorEastAsia"/>
              <w:noProof/>
              <w:lang w:val="en-IN" w:eastAsia="en-IN"/>
            </w:rPr>
          </w:pPr>
          <w:hyperlink w:anchor="_Toc188379670" w:history="1">
            <w:r w:rsidR="00DE60D9" w:rsidRPr="00420ABC">
              <w:rPr>
                <w:rStyle w:val="Hyperlink"/>
                <w:noProof/>
              </w:rPr>
              <w:t>7.5 Sample JSON Response Specification</w:t>
            </w:r>
            <w:r w:rsidR="00DE60D9">
              <w:rPr>
                <w:noProof/>
                <w:webHidden/>
              </w:rPr>
              <w:tab/>
            </w:r>
            <w:r w:rsidR="00DE60D9">
              <w:rPr>
                <w:noProof/>
                <w:webHidden/>
              </w:rPr>
              <w:fldChar w:fldCharType="begin"/>
            </w:r>
            <w:r w:rsidR="00DE60D9">
              <w:rPr>
                <w:noProof/>
                <w:webHidden/>
              </w:rPr>
              <w:instrText xml:space="preserve"> PAGEREF _Toc188379670 \h </w:instrText>
            </w:r>
            <w:r w:rsidR="00DE60D9">
              <w:rPr>
                <w:noProof/>
                <w:webHidden/>
              </w:rPr>
            </w:r>
            <w:r w:rsidR="00DE60D9">
              <w:rPr>
                <w:noProof/>
                <w:webHidden/>
              </w:rPr>
              <w:fldChar w:fldCharType="separate"/>
            </w:r>
            <w:r w:rsidR="00DE60D9">
              <w:rPr>
                <w:noProof/>
                <w:webHidden/>
              </w:rPr>
              <w:t>9</w:t>
            </w:r>
            <w:r w:rsidR="00DE60D9">
              <w:rPr>
                <w:noProof/>
                <w:webHidden/>
              </w:rPr>
              <w:fldChar w:fldCharType="end"/>
            </w:r>
          </w:hyperlink>
        </w:p>
        <w:p w14:paraId="0FA54FE1" w14:textId="430F3462" w:rsidR="00DE60D9" w:rsidRDefault="00407E07">
          <w:pPr>
            <w:pStyle w:val="TOC1"/>
            <w:rPr>
              <w:rFonts w:eastAsiaTheme="minorEastAsia"/>
              <w:b w:val="0"/>
              <w:lang w:val="en-IN" w:eastAsia="en-IN"/>
            </w:rPr>
          </w:pPr>
          <w:hyperlink w:anchor="_Toc188379671" w:history="1">
            <w:r w:rsidR="00DE60D9" w:rsidRPr="00420ABC">
              <w:rPr>
                <w:rStyle w:val="Hyperlink"/>
              </w:rPr>
              <w:t>8.</w:t>
            </w:r>
            <w:r w:rsidR="00DE60D9">
              <w:rPr>
                <w:rFonts w:eastAsiaTheme="minorEastAsia"/>
                <w:b w:val="0"/>
                <w:lang w:val="en-IN" w:eastAsia="en-IN"/>
              </w:rPr>
              <w:tab/>
            </w:r>
            <w:r w:rsidR="00DE60D9" w:rsidRPr="00420ABC">
              <w:rPr>
                <w:rStyle w:val="Hyperlink"/>
              </w:rPr>
              <w:t>Loan Account close API- New API</w:t>
            </w:r>
            <w:r w:rsidR="00DE60D9">
              <w:rPr>
                <w:webHidden/>
              </w:rPr>
              <w:tab/>
            </w:r>
            <w:r w:rsidR="00DE60D9">
              <w:rPr>
                <w:webHidden/>
              </w:rPr>
              <w:fldChar w:fldCharType="begin"/>
            </w:r>
            <w:r w:rsidR="00DE60D9">
              <w:rPr>
                <w:webHidden/>
              </w:rPr>
              <w:instrText xml:space="preserve"> PAGEREF _Toc188379671 \h </w:instrText>
            </w:r>
            <w:r w:rsidR="00DE60D9">
              <w:rPr>
                <w:webHidden/>
              </w:rPr>
            </w:r>
            <w:r w:rsidR="00DE60D9">
              <w:rPr>
                <w:webHidden/>
              </w:rPr>
              <w:fldChar w:fldCharType="separate"/>
            </w:r>
            <w:r w:rsidR="00DE60D9">
              <w:rPr>
                <w:webHidden/>
              </w:rPr>
              <w:t>10</w:t>
            </w:r>
            <w:r w:rsidR="00DE60D9">
              <w:rPr>
                <w:webHidden/>
              </w:rPr>
              <w:fldChar w:fldCharType="end"/>
            </w:r>
          </w:hyperlink>
        </w:p>
        <w:p w14:paraId="53F63225" w14:textId="0BF4E69D" w:rsidR="00DE60D9" w:rsidRDefault="00407E07">
          <w:pPr>
            <w:pStyle w:val="TOC2"/>
            <w:tabs>
              <w:tab w:val="right" w:pos="10790"/>
            </w:tabs>
            <w:rPr>
              <w:rFonts w:eastAsiaTheme="minorEastAsia"/>
              <w:noProof/>
              <w:lang w:val="en-IN" w:eastAsia="en-IN"/>
            </w:rPr>
          </w:pPr>
          <w:hyperlink w:anchor="_Toc188379672" w:history="1">
            <w:r w:rsidR="00DE60D9" w:rsidRPr="00420ABC">
              <w:rPr>
                <w:rStyle w:val="Hyperlink"/>
                <w:noProof/>
              </w:rPr>
              <w:t>8.1.  Sample JSON Request</w:t>
            </w:r>
            <w:r w:rsidR="00DE60D9">
              <w:rPr>
                <w:noProof/>
                <w:webHidden/>
              </w:rPr>
              <w:tab/>
            </w:r>
            <w:r w:rsidR="00DE60D9">
              <w:rPr>
                <w:noProof/>
                <w:webHidden/>
              </w:rPr>
              <w:fldChar w:fldCharType="begin"/>
            </w:r>
            <w:r w:rsidR="00DE60D9">
              <w:rPr>
                <w:noProof/>
                <w:webHidden/>
              </w:rPr>
              <w:instrText xml:space="preserve"> PAGEREF _Toc188379672 \h </w:instrText>
            </w:r>
            <w:r w:rsidR="00DE60D9">
              <w:rPr>
                <w:noProof/>
                <w:webHidden/>
              </w:rPr>
            </w:r>
            <w:r w:rsidR="00DE60D9">
              <w:rPr>
                <w:noProof/>
                <w:webHidden/>
              </w:rPr>
              <w:fldChar w:fldCharType="separate"/>
            </w:r>
            <w:r w:rsidR="00DE60D9">
              <w:rPr>
                <w:noProof/>
                <w:webHidden/>
              </w:rPr>
              <w:t>12</w:t>
            </w:r>
            <w:r w:rsidR="00DE60D9">
              <w:rPr>
                <w:noProof/>
                <w:webHidden/>
              </w:rPr>
              <w:fldChar w:fldCharType="end"/>
            </w:r>
          </w:hyperlink>
        </w:p>
        <w:p w14:paraId="26EE9341" w14:textId="5592AF68" w:rsidR="00DE60D9" w:rsidRDefault="00407E07">
          <w:pPr>
            <w:pStyle w:val="TOC2"/>
            <w:tabs>
              <w:tab w:val="left" w:pos="880"/>
              <w:tab w:val="right" w:pos="10790"/>
            </w:tabs>
            <w:rPr>
              <w:rFonts w:eastAsiaTheme="minorEastAsia"/>
              <w:noProof/>
              <w:lang w:val="en-IN" w:eastAsia="en-IN"/>
            </w:rPr>
          </w:pPr>
          <w:hyperlink w:anchor="_Toc188379673" w:history="1">
            <w:r w:rsidR="00DE60D9" w:rsidRPr="00420ABC">
              <w:rPr>
                <w:rStyle w:val="Hyperlink"/>
                <w:noProof/>
              </w:rPr>
              <w:t>8.2.</w:t>
            </w:r>
            <w:r w:rsidR="00DE60D9">
              <w:rPr>
                <w:rFonts w:eastAsiaTheme="minorEastAsia"/>
                <w:noProof/>
                <w:lang w:val="en-IN" w:eastAsia="en-IN"/>
              </w:rPr>
              <w:tab/>
            </w:r>
            <w:r w:rsidR="00DE60D9" w:rsidRPr="00420ABC">
              <w:rPr>
                <w:rStyle w:val="Hyperlink"/>
                <w:noProof/>
              </w:rPr>
              <w:t>Sample JSON Request Specification details</w:t>
            </w:r>
            <w:r w:rsidR="00DE60D9">
              <w:rPr>
                <w:noProof/>
                <w:webHidden/>
              </w:rPr>
              <w:tab/>
            </w:r>
            <w:r w:rsidR="00DE60D9">
              <w:rPr>
                <w:noProof/>
                <w:webHidden/>
              </w:rPr>
              <w:fldChar w:fldCharType="begin"/>
            </w:r>
            <w:r w:rsidR="00DE60D9">
              <w:rPr>
                <w:noProof/>
                <w:webHidden/>
              </w:rPr>
              <w:instrText xml:space="preserve"> PAGEREF _Toc188379673 \h </w:instrText>
            </w:r>
            <w:r w:rsidR="00DE60D9">
              <w:rPr>
                <w:noProof/>
                <w:webHidden/>
              </w:rPr>
            </w:r>
            <w:r w:rsidR="00DE60D9">
              <w:rPr>
                <w:noProof/>
                <w:webHidden/>
              </w:rPr>
              <w:fldChar w:fldCharType="separate"/>
            </w:r>
            <w:r w:rsidR="00DE60D9">
              <w:rPr>
                <w:noProof/>
                <w:webHidden/>
              </w:rPr>
              <w:t>12</w:t>
            </w:r>
            <w:r w:rsidR="00DE60D9">
              <w:rPr>
                <w:noProof/>
                <w:webHidden/>
              </w:rPr>
              <w:fldChar w:fldCharType="end"/>
            </w:r>
          </w:hyperlink>
        </w:p>
        <w:p w14:paraId="2993E7FA" w14:textId="1EE2ECB3" w:rsidR="00DE60D9" w:rsidRDefault="00407E07">
          <w:pPr>
            <w:pStyle w:val="TOC2"/>
            <w:tabs>
              <w:tab w:val="left" w:pos="880"/>
              <w:tab w:val="right" w:pos="10790"/>
            </w:tabs>
            <w:rPr>
              <w:rFonts w:eastAsiaTheme="minorEastAsia"/>
              <w:noProof/>
              <w:lang w:val="en-IN" w:eastAsia="en-IN"/>
            </w:rPr>
          </w:pPr>
          <w:hyperlink w:anchor="_Toc188379674" w:history="1">
            <w:r w:rsidR="00DE60D9" w:rsidRPr="00420ABC">
              <w:rPr>
                <w:rStyle w:val="Hyperlink"/>
                <w:noProof/>
              </w:rPr>
              <w:t>8.3.</w:t>
            </w:r>
            <w:r w:rsidR="00DE60D9">
              <w:rPr>
                <w:rFonts w:eastAsiaTheme="minorEastAsia"/>
                <w:noProof/>
                <w:lang w:val="en-IN" w:eastAsia="en-IN"/>
              </w:rPr>
              <w:tab/>
            </w:r>
            <w:r w:rsidR="00DE60D9" w:rsidRPr="00420ABC">
              <w:rPr>
                <w:rStyle w:val="Hyperlink"/>
                <w:noProof/>
              </w:rPr>
              <w:t>Validations</w:t>
            </w:r>
            <w:r w:rsidR="00DE60D9">
              <w:rPr>
                <w:noProof/>
                <w:webHidden/>
              </w:rPr>
              <w:tab/>
            </w:r>
            <w:r w:rsidR="00DE60D9">
              <w:rPr>
                <w:noProof/>
                <w:webHidden/>
              </w:rPr>
              <w:fldChar w:fldCharType="begin"/>
            </w:r>
            <w:r w:rsidR="00DE60D9">
              <w:rPr>
                <w:noProof/>
                <w:webHidden/>
              </w:rPr>
              <w:instrText xml:space="preserve"> PAGEREF _Toc188379674 \h </w:instrText>
            </w:r>
            <w:r w:rsidR="00DE60D9">
              <w:rPr>
                <w:noProof/>
                <w:webHidden/>
              </w:rPr>
            </w:r>
            <w:r w:rsidR="00DE60D9">
              <w:rPr>
                <w:noProof/>
                <w:webHidden/>
              </w:rPr>
              <w:fldChar w:fldCharType="separate"/>
            </w:r>
            <w:r w:rsidR="00DE60D9">
              <w:rPr>
                <w:noProof/>
                <w:webHidden/>
              </w:rPr>
              <w:t>12</w:t>
            </w:r>
            <w:r w:rsidR="00DE60D9">
              <w:rPr>
                <w:noProof/>
                <w:webHidden/>
              </w:rPr>
              <w:fldChar w:fldCharType="end"/>
            </w:r>
          </w:hyperlink>
        </w:p>
        <w:p w14:paraId="2A37209D" w14:textId="3ECB1377" w:rsidR="00DE60D9" w:rsidRDefault="00407E07">
          <w:pPr>
            <w:pStyle w:val="TOC2"/>
            <w:tabs>
              <w:tab w:val="left" w:pos="880"/>
              <w:tab w:val="right" w:pos="10790"/>
            </w:tabs>
            <w:rPr>
              <w:rFonts w:eastAsiaTheme="minorEastAsia"/>
              <w:noProof/>
              <w:lang w:val="en-IN" w:eastAsia="en-IN"/>
            </w:rPr>
          </w:pPr>
          <w:hyperlink w:anchor="_Toc188379675" w:history="1">
            <w:r w:rsidR="00DE60D9" w:rsidRPr="00420ABC">
              <w:rPr>
                <w:rStyle w:val="Hyperlink"/>
                <w:noProof/>
              </w:rPr>
              <w:t>8.4.</w:t>
            </w:r>
            <w:r w:rsidR="00DE60D9">
              <w:rPr>
                <w:rFonts w:eastAsiaTheme="minorEastAsia"/>
                <w:noProof/>
                <w:lang w:val="en-IN" w:eastAsia="en-IN"/>
              </w:rPr>
              <w:tab/>
            </w:r>
            <w:r w:rsidR="00DE60D9" w:rsidRPr="00420ABC">
              <w:rPr>
                <w:rStyle w:val="Hyperlink"/>
                <w:noProof/>
              </w:rPr>
              <w:t>Sample JSON Response Specification details</w:t>
            </w:r>
            <w:r w:rsidR="00DE60D9">
              <w:rPr>
                <w:noProof/>
                <w:webHidden/>
              </w:rPr>
              <w:tab/>
            </w:r>
            <w:r w:rsidR="00DE60D9">
              <w:rPr>
                <w:noProof/>
                <w:webHidden/>
              </w:rPr>
              <w:fldChar w:fldCharType="begin"/>
            </w:r>
            <w:r w:rsidR="00DE60D9">
              <w:rPr>
                <w:noProof/>
                <w:webHidden/>
              </w:rPr>
              <w:instrText xml:space="preserve"> PAGEREF _Toc188379675 \h </w:instrText>
            </w:r>
            <w:r w:rsidR="00DE60D9">
              <w:rPr>
                <w:noProof/>
                <w:webHidden/>
              </w:rPr>
            </w:r>
            <w:r w:rsidR="00DE60D9">
              <w:rPr>
                <w:noProof/>
                <w:webHidden/>
              </w:rPr>
              <w:fldChar w:fldCharType="separate"/>
            </w:r>
            <w:r w:rsidR="00DE60D9">
              <w:rPr>
                <w:noProof/>
                <w:webHidden/>
              </w:rPr>
              <w:t>12</w:t>
            </w:r>
            <w:r w:rsidR="00DE60D9">
              <w:rPr>
                <w:noProof/>
                <w:webHidden/>
              </w:rPr>
              <w:fldChar w:fldCharType="end"/>
            </w:r>
          </w:hyperlink>
        </w:p>
        <w:p w14:paraId="1FEAE2C1" w14:textId="011B7757" w:rsidR="00DE60D9" w:rsidRDefault="00407E07">
          <w:pPr>
            <w:pStyle w:val="TOC2"/>
            <w:tabs>
              <w:tab w:val="right" w:pos="10790"/>
            </w:tabs>
            <w:rPr>
              <w:rFonts w:eastAsiaTheme="minorEastAsia"/>
              <w:noProof/>
              <w:lang w:val="en-IN" w:eastAsia="en-IN"/>
            </w:rPr>
          </w:pPr>
          <w:hyperlink w:anchor="_Toc188379676" w:history="1">
            <w:r w:rsidR="00DE60D9" w:rsidRPr="00420ABC">
              <w:rPr>
                <w:rStyle w:val="Hyperlink"/>
                <w:noProof/>
              </w:rPr>
              <w:t>8.5 Sample JSON Response Specification</w:t>
            </w:r>
            <w:r w:rsidR="00DE60D9">
              <w:rPr>
                <w:noProof/>
                <w:webHidden/>
              </w:rPr>
              <w:tab/>
            </w:r>
            <w:r w:rsidR="00DE60D9">
              <w:rPr>
                <w:noProof/>
                <w:webHidden/>
              </w:rPr>
              <w:fldChar w:fldCharType="begin"/>
            </w:r>
            <w:r w:rsidR="00DE60D9">
              <w:rPr>
                <w:noProof/>
                <w:webHidden/>
              </w:rPr>
              <w:instrText xml:space="preserve"> PAGEREF _Toc188379676 \h </w:instrText>
            </w:r>
            <w:r w:rsidR="00DE60D9">
              <w:rPr>
                <w:noProof/>
                <w:webHidden/>
              </w:rPr>
            </w:r>
            <w:r w:rsidR="00DE60D9">
              <w:rPr>
                <w:noProof/>
                <w:webHidden/>
              </w:rPr>
              <w:fldChar w:fldCharType="separate"/>
            </w:r>
            <w:r w:rsidR="00DE60D9">
              <w:rPr>
                <w:noProof/>
                <w:webHidden/>
              </w:rPr>
              <w:t>13</w:t>
            </w:r>
            <w:r w:rsidR="00DE60D9">
              <w:rPr>
                <w:noProof/>
                <w:webHidden/>
              </w:rPr>
              <w:fldChar w:fldCharType="end"/>
            </w:r>
          </w:hyperlink>
        </w:p>
        <w:p w14:paraId="1109D70A" w14:textId="022A49F1" w:rsidR="00DE60D9" w:rsidRDefault="00407E07">
          <w:pPr>
            <w:pStyle w:val="TOC1"/>
            <w:rPr>
              <w:rFonts w:eastAsiaTheme="minorEastAsia"/>
              <w:b w:val="0"/>
              <w:lang w:val="en-IN" w:eastAsia="en-IN"/>
            </w:rPr>
          </w:pPr>
          <w:hyperlink w:anchor="_Toc188379677" w:history="1">
            <w:r w:rsidR="00DE60D9" w:rsidRPr="00420ABC">
              <w:rPr>
                <w:rStyle w:val="Hyperlink"/>
              </w:rPr>
              <w:t>9.Loan Foreclosure API</w:t>
            </w:r>
            <w:r w:rsidR="00DE60D9">
              <w:rPr>
                <w:webHidden/>
              </w:rPr>
              <w:tab/>
            </w:r>
            <w:r w:rsidR="00DE60D9">
              <w:rPr>
                <w:webHidden/>
              </w:rPr>
              <w:fldChar w:fldCharType="begin"/>
            </w:r>
            <w:r w:rsidR="00DE60D9">
              <w:rPr>
                <w:webHidden/>
              </w:rPr>
              <w:instrText xml:space="preserve"> PAGEREF _Toc188379677 \h </w:instrText>
            </w:r>
            <w:r w:rsidR="00DE60D9">
              <w:rPr>
                <w:webHidden/>
              </w:rPr>
            </w:r>
            <w:r w:rsidR="00DE60D9">
              <w:rPr>
                <w:webHidden/>
              </w:rPr>
              <w:fldChar w:fldCharType="separate"/>
            </w:r>
            <w:r w:rsidR="00DE60D9">
              <w:rPr>
                <w:webHidden/>
              </w:rPr>
              <w:t>14</w:t>
            </w:r>
            <w:r w:rsidR="00DE60D9">
              <w:rPr>
                <w:webHidden/>
              </w:rPr>
              <w:fldChar w:fldCharType="end"/>
            </w:r>
          </w:hyperlink>
        </w:p>
        <w:p w14:paraId="418B54B4" w14:textId="61D20ECF" w:rsidR="00DE60D9" w:rsidRDefault="00407E07">
          <w:pPr>
            <w:pStyle w:val="TOC2"/>
            <w:tabs>
              <w:tab w:val="right" w:pos="10790"/>
            </w:tabs>
            <w:rPr>
              <w:rFonts w:eastAsiaTheme="minorEastAsia"/>
              <w:noProof/>
              <w:lang w:val="en-IN" w:eastAsia="en-IN"/>
            </w:rPr>
          </w:pPr>
          <w:hyperlink w:anchor="_Toc188379678" w:history="1">
            <w:r w:rsidR="00DE60D9" w:rsidRPr="00420ABC">
              <w:rPr>
                <w:rStyle w:val="Hyperlink"/>
                <w:noProof/>
              </w:rPr>
              <w:t>9.1.</w:t>
            </w:r>
            <w:r w:rsidR="00DE60D9" w:rsidRPr="00420ABC">
              <w:rPr>
                <w:rStyle w:val="Hyperlink"/>
                <w:rFonts w:ascii="Arial" w:eastAsia="Arial" w:hAnsi="Arial" w:cs="Arial"/>
                <w:noProof/>
              </w:rPr>
              <w:t xml:space="preserve"> </w:t>
            </w:r>
            <w:r w:rsidR="00DE60D9" w:rsidRPr="00420ABC">
              <w:rPr>
                <w:rStyle w:val="Hyperlink"/>
                <w:noProof/>
              </w:rPr>
              <w:t>Sample JSON Request</w:t>
            </w:r>
            <w:r w:rsidR="00DE60D9">
              <w:rPr>
                <w:noProof/>
                <w:webHidden/>
              </w:rPr>
              <w:tab/>
            </w:r>
            <w:r w:rsidR="00DE60D9">
              <w:rPr>
                <w:noProof/>
                <w:webHidden/>
              </w:rPr>
              <w:fldChar w:fldCharType="begin"/>
            </w:r>
            <w:r w:rsidR="00DE60D9">
              <w:rPr>
                <w:noProof/>
                <w:webHidden/>
              </w:rPr>
              <w:instrText xml:space="preserve"> PAGEREF _Toc188379678 \h </w:instrText>
            </w:r>
            <w:r w:rsidR="00DE60D9">
              <w:rPr>
                <w:noProof/>
                <w:webHidden/>
              </w:rPr>
            </w:r>
            <w:r w:rsidR="00DE60D9">
              <w:rPr>
                <w:noProof/>
                <w:webHidden/>
              </w:rPr>
              <w:fldChar w:fldCharType="separate"/>
            </w:r>
            <w:r w:rsidR="00DE60D9">
              <w:rPr>
                <w:noProof/>
                <w:webHidden/>
              </w:rPr>
              <w:t>14</w:t>
            </w:r>
            <w:r w:rsidR="00DE60D9">
              <w:rPr>
                <w:noProof/>
                <w:webHidden/>
              </w:rPr>
              <w:fldChar w:fldCharType="end"/>
            </w:r>
          </w:hyperlink>
        </w:p>
        <w:p w14:paraId="193D4E77" w14:textId="6B3B6E65" w:rsidR="00DE60D9" w:rsidRDefault="00407E07">
          <w:pPr>
            <w:pStyle w:val="TOC2"/>
            <w:tabs>
              <w:tab w:val="right" w:pos="10790"/>
            </w:tabs>
            <w:rPr>
              <w:rFonts w:eastAsiaTheme="minorEastAsia"/>
              <w:noProof/>
              <w:lang w:val="en-IN" w:eastAsia="en-IN"/>
            </w:rPr>
          </w:pPr>
          <w:hyperlink w:anchor="_Toc188379679" w:history="1">
            <w:r w:rsidR="00DE60D9" w:rsidRPr="00420ABC">
              <w:rPr>
                <w:rStyle w:val="Hyperlink"/>
                <w:noProof/>
              </w:rPr>
              <w:t>9.2.</w:t>
            </w:r>
            <w:r w:rsidR="00DE60D9" w:rsidRPr="00420ABC">
              <w:rPr>
                <w:rStyle w:val="Hyperlink"/>
                <w:rFonts w:ascii="Arial" w:eastAsia="Arial" w:hAnsi="Arial" w:cs="Arial"/>
                <w:noProof/>
              </w:rPr>
              <w:t xml:space="preserve"> </w:t>
            </w:r>
            <w:r w:rsidR="00DE60D9" w:rsidRPr="00420ABC">
              <w:rPr>
                <w:rStyle w:val="Hyperlink"/>
                <w:noProof/>
              </w:rPr>
              <w:t>Sample JSON Request Specification details</w:t>
            </w:r>
            <w:r w:rsidR="00DE60D9">
              <w:rPr>
                <w:noProof/>
                <w:webHidden/>
              </w:rPr>
              <w:tab/>
            </w:r>
            <w:r w:rsidR="00DE60D9">
              <w:rPr>
                <w:noProof/>
                <w:webHidden/>
              </w:rPr>
              <w:fldChar w:fldCharType="begin"/>
            </w:r>
            <w:r w:rsidR="00DE60D9">
              <w:rPr>
                <w:noProof/>
                <w:webHidden/>
              </w:rPr>
              <w:instrText xml:space="preserve"> PAGEREF _Toc188379679 \h </w:instrText>
            </w:r>
            <w:r w:rsidR="00DE60D9">
              <w:rPr>
                <w:noProof/>
                <w:webHidden/>
              </w:rPr>
            </w:r>
            <w:r w:rsidR="00DE60D9">
              <w:rPr>
                <w:noProof/>
                <w:webHidden/>
              </w:rPr>
              <w:fldChar w:fldCharType="separate"/>
            </w:r>
            <w:r w:rsidR="00DE60D9">
              <w:rPr>
                <w:noProof/>
                <w:webHidden/>
              </w:rPr>
              <w:t>15</w:t>
            </w:r>
            <w:r w:rsidR="00DE60D9">
              <w:rPr>
                <w:noProof/>
                <w:webHidden/>
              </w:rPr>
              <w:fldChar w:fldCharType="end"/>
            </w:r>
          </w:hyperlink>
        </w:p>
        <w:p w14:paraId="5FF7F33C" w14:textId="64E971D7" w:rsidR="00DE60D9" w:rsidRDefault="00407E07">
          <w:pPr>
            <w:pStyle w:val="TOC2"/>
            <w:tabs>
              <w:tab w:val="right" w:pos="10790"/>
            </w:tabs>
            <w:rPr>
              <w:rFonts w:eastAsiaTheme="minorEastAsia"/>
              <w:noProof/>
              <w:lang w:val="en-IN" w:eastAsia="en-IN"/>
            </w:rPr>
          </w:pPr>
          <w:hyperlink w:anchor="_Toc188379680" w:history="1">
            <w:r w:rsidR="00DE60D9" w:rsidRPr="00420ABC">
              <w:rPr>
                <w:rStyle w:val="Hyperlink"/>
                <w:noProof/>
              </w:rPr>
              <w:t>9.3.</w:t>
            </w:r>
            <w:r w:rsidR="00DE60D9" w:rsidRPr="00420ABC">
              <w:rPr>
                <w:rStyle w:val="Hyperlink"/>
                <w:rFonts w:ascii="Arial" w:eastAsia="Arial" w:hAnsi="Arial" w:cs="Arial"/>
                <w:noProof/>
              </w:rPr>
              <w:t xml:space="preserve"> </w:t>
            </w:r>
            <w:r w:rsidR="00DE60D9" w:rsidRPr="00420ABC">
              <w:rPr>
                <w:rStyle w:val="Hyperlink"/>
                <w:noProof/>
              </w:rPr>
              <w:t>Validations</w:t>
            </w:r>
            <w:r w:rsidR="00DE60D9">
              <w:rPr>
                <w:noProof/>
                <w:webHidden/>
              </w:rPr>
              <w:tab/>
            </w:r>
            <w:r w:rsidR="00DE60D9">
              <w:rPr>
                <w:noProof/>
                <w:webHidden/>
              </w:rPr>
              <w:fldChar w:fldCharType="begin"/>
            </w:r>
            <w:r w:rsidR="00DE60D9">
              <w:rPr>
                <w:noProof/>
                <w:webHidden/>
              </w:rPr>
              <w:instrText xml:space="preserve"> PAGEREF _Toc188379680 \h </w:instrText>
            </w:r>
            <w:r w:rsidR="00DE60D9">
              <w:rPr>
                <w:noProof/>
                <w:webHidden/>
              </w:rPr>
            </w:r>
            <w:r w:rsidR="00DE60D9">
              <w:rPr>
                <w:noProof/>
                <w:webHidden/>
              </w:rPr>
              <w:fldChar w:fldCharType="separate"/>
            </w:r>
            <w:r w:rsidR="00DE60D9">
              <w:rPr>
                <w:noProof/>
                <w:webHidden/>
              </w:rPr>
              <w:t>15</w:t>
            </w:r>
            <w:r w:rsidR="00DE60D9">
              <w:rPr>
                <w:noProof/>
                <w:webHidden/>
              </w:rPr>
              <w:fldChar w:fldCharType="end"/>
            </w:r>
          </w:hyperlink>
        </w:p>
        <w:p w14:paraId="463B33FE" w14:textId="7E91E849" w:rsidR="00DE60D9" w:rsidRDefault="00407E07">
          <w:pPr>
            <w:pStyle w:val="TOC2"/>
            <w:tabs>
              <w:tab w:val="right" w:pos="10790"/>
            </w:tabs>
            <w:rPr>
              <w:rFonts w:eastAsiaTheme="minorEastAsia"/>
              <w:noProof/>
              <w:lang w:val="en-IN" w:eastAsia="en-IN"/>
            </w:rPr>
          </w:pPr>
          <w:hyperlink w:anchor="_Toc188379681" w:history="1">
            <w:r w:rsidR="00DE60D9" w:rsidRPr="00420ABC">
              <w:rPr>
                <w:rStyle w:val="Hyperlink"/>
                <w:noProof/>
              </w:rPr>
              <w:t>9.4. Response when"Data",</w:t>
            </w:r>
            <w:r w:rsidR="00DE60D9">
              <w:rPr>
                <w:noProof/>
                <w:webHidden/>
              </w:rPr>
              <w:tab/>
            </w:r>
            <w:r w:rsidR="00DE60D9">
              <w:rPr>
                <w:noProof/>
                <w:webHidden/>
              </w:rPr>
              <w:fldChar w:fldCharType="begin"/>
            </w:r>
            <w:r w:rsidR="00DE60D9">
              <w:rPr>
                <w:noProof/>
                <w:webHidden/>
              </w:rPr>
              <w:instrText xml:space="preserve"> PAGEREF _Toc188379681 \h </w:instrText>
            </w:r>
            <w:r w:rsidR="00DE60D9">
              <w:rPr>
                <w:noProof/>
                <w:webHidden/>
              </w:rPr>
            </w:r>
            <w:r w:rsidR="00DE60D9">
              <w:rPr>
                <w:noProof/>
                <w:webHidden/>
              </w:rPr>
              <w:fldChar w:fldCharType="separate"/>
            </w:r>
            <w:r w:rsidR="00DE60D9">
              <w:rPr>
                <w:noProof/>
                <w:webHidden/>
              </w:rPr>
              <w:t>16</w:t>
            </w:r>
            <w:r w:rsidR="00DE60D9">
              <w:rPr>
                <w:noProof/>
                <w:webHidden/>
              </w:rPr>
              <w:fldChar w:fldCharType="end"/>
            </w:r>
          </w:hyperlink>
        </w:p>
        <w:p w14:paraId="68466007" w14:textId="37507AE8" w:rsidR="00DE60D9" w:rsidRDefault="00407E07">
          <w:pPr>
            <w:pStyle w:val="TOC2"/>
            <w:tabs>
              <w:tab w:val="right" w:pos="10790"/>
            </w:tabs>
            <w:rPr>
              <w:rFonts w:eastAsiaTheme="minorEastAsia"/>
              <w:noProof/>
              <w:lang w:val="en-IN" w:eastAsia="en-IN"/>
            </w:rPr>
          </w:pPr>
          <w:hyperlink w:anchor="_Toc188379682" w:history="1">
            <w:r w:rsidR="00DE60D9" w:rsidRPr="00420ABC">
              <w:rPr>
                <w:rStyle w:val="Hyperlink"/>
                <w:noProof/>
              </w:rPr>
              <w:t>9.5.</w:t>
            </w:r>
            <w:r w:rsidR="00DE60D9" w:rsidRPr="00420ABC">
              <w:rPr>
                <w:rStyle w:val="Hyperlink"/>
                <w:rFonts w:ascii="Arial" w:eastAsia="Arial" w:hAnsi="Arial" w:cs="Arial"/>
                <w:noProof/>
              </w:rPr>
              <w:t xml:space="preserve"> </w:t>
            </w:r>
            <w:r w:rsidR="00DE60D9" w:rsidRPr="00420ABC">
              <w:rPr>
                <w:rStyle w:val="Hyperlink"/>
                <w:noProof/>
              </w:rPr>
              <w:t>Sample JSON Response Specification details</w:t>
            </w:r>
            <w:r w:rsidR="00DE60D9">
              <w:rPr>
                <w:noProof/>
                <w:webHidden/>
              </w:rPr>
              <w:tab/>
            </w:r>
            <w:r w:rsidR="00DE60D9">
              <w:rPr>
                <w:noProof/>
                <w:webHidden/>
              </w:rPr>
              <w:fldChar w:fldCharType="begin"/>
            </w:r>
            <w:r w:rsidR="00DE60D9">
              <w:rPr>
                <w:noProof/>
                <w:webHidden/>
              </w:rPr>
              <w:instrText xml:space="preserve"> PAGEREF _Toc188379682 \h </w:instrText>
            </w:r>
            <w:r w:rsidR="00DE60D9">
              <w:rPr>
                <w:noProof/>
                <w:webHidden/>
              </w:rPr>
            </w:r>
            <w:r w:rsidR="00DE60D9">
              <w:rPr>
                <w:noProof/>
                <w:webHidden/>
              </w:rPr>
              <w:fldChar w:fldCharType="separate"/>
            </w:r>
            <w:r w:rsidR="00DE60D9">
              <w:rPr>
                <w:noProof/>
                <w:webHidden/>
              </w:rPr>
              <w:t>17</w:t>
            </w:r>
            <w:r w:rsidR="00DE60D9">
              <w:rPr>
                <w:noProof/>
                <w:webHidden/>
              </w:rPr>
              <w:fldChar w:fldCharType="end"/>
            </w:r>
          </w:hyperlink>
        </w:p>
        <w:p w14:paraId="6EDED4B1" w14:textId="3FF452A2" w:rsidR="00DE60D9" w:rsidRDefault="00407E07">
          <w:pPr>
            <w:pStyle w:val="TOC1"/>
            <w:rPr>
              <w:rFonts w:eastAsiaTheme="minorEastAsia"/>
              <w:b w:val="0"/>
              <w:lang w:val="en-IN" w:eastAsia="en-IN"/>
            </w:rPr>
          </w:pPr>
          <w:hyperlink w:anchor="_Toc188379683" w:history="1">
            <w:r w:rsidR="00DE60D9" w:rsidRPr="00420ABC">
              <w:rPr>
                <w:rStyle w:val="Hyperlink"/>
              </w:rPr>
              <w:t>10.</w:t>
            </w:r>
            <w:r w:rsidR="00DE60D9">
              <w:rPr>
                <w:rFonts w:eastAsiaTheme="minorEastAsia"/>
                <w:b w:val="0"/>
                <w:lang w:val="en-IN" w:eastAsia="en-IN"/>
              </w:rPr>
              <w:tab/>
            </w:r>
            <w:r w:rsidR="00DE60D9" w:rsidRPr="00420ABC">
              <w:rPr>
                <w:rStyle w:val="Hyperlink"/>
              </w:rPr>
              <w:t>Loan Receipt API Existing Enhancement</w:t>
            </w:r>
            <w:r w:rsidR="00DE60D9">
              <w:rPr>
                <w:webHidden/>
              </w:rPr>
              <w:tab/>
            </w:r>
            <w:r w:rsidR="00DE60D9">
              <w:rPr>
                <w:webHidden/>
              </w:rPr>
              <w:fldChar w:fldCharType="begin"/>
            </w:r>
            <w:r w:rsidR="00DE60D9">
              <w:rPr>
                <w:webHidden/>
              </w:rPr>
              <w:instrText xml:space="preserve"> PAGEREF _Toc188379683 \h </w:instrText>
            </w:r>
            <w:r w:rsidR="00DE60D9">
              <w:rPr>
                <w:webHidden/>
              </w:rPr>
            </w:r>
            <w:r w:rsidR="00DE60D9">
              <w:rPr>
                <w:webHidden/>
              </w:rPr>
              <w:fldChar w:fldCharType="separate"/>
            </w:r>
            <w:r w:rsidR="00DE60D9">
              <w:rPr>
                <w:webHidden/>
              </w:rPr>
              <w:t>19</w:t>
            </w:r>
            <w:r w:rsidR="00DE60D9">
              <w:rPr>
                <w:webHidden/>
              </w:rPr>
              <w:fldChar w:fldCharType="end"/>
            </w:r>
          </w:hyperlink>
        </w:p>
        <w:p w14:paraId="75927692" w14:textId="765AEA5E" w:rsidR="00DE60D9" w:rsidRDefault="00407E07">
          <w:pPr>
            <w:pStyle w:val="TOC2"/>
            <w:tabs>
              <w:tab w:val="right" w:pos="10790"/>
            </w:tabs>
            <w:rPr>
              <w:rFonts w:eastAsiaTheme="minorEastAsia"/>
              <w:noProof/>
              <w:lang w:val="en-IN" w:eastAsia="en-IN"/>
            </w:rPr>
          </w:pPr>
          <w:hyperlink w:anchor="_Toc188379684" w:history="1">
            <w:r w:rsidR="00DE60D9" w:rsidRPr="00420ABC">
              <w:rPr>
                <w:rStyle w:val="Hyperlink"/>
                <w:noProof/>
              </w:rPr>
              <w:t>10.1. Sample JSON Request</w:t>
            </w:r>
            <w:r w:rsidR="00DE60D9">
              <w:rPr>
                <w:noProof/>
                <w:webHidden/>
              </w:rPr>
              <w:tab/>
            </w:r>
            <w:r w:rsidR="00DE60D9">
              <w:rPr>
                <w:noProof/>
                <w:webHidden/>
              </w:rPr>
              <w:fldChar w:fldCharType="begin"/>
            </w:r>
            <w:r w:rsidR="00DE60D9">
              <w:rPr>
                <w:noProof/>
                <w:webHidden/>
              </w:rPr>
              <w:instrText xml:space="preserve"> PAGEREF _Toc188379684 \h </w:instrText>
            </w:r>
            <w:r w:rsidR="00DE60D9">
              <w:rPr>
                <w:noProof/>
                <w:webHidden/>
              </w:rPr>
            </w:r>
            <w:r w:rsidR="00DE60D9">
              <w:rPr>
                <w:noProof/>
                <w:webHidden/>
              </w:rPr>
              <w:fldChar w:fldCharType="separate"/>
            </w:r>
            <w:r w:rsidR="00DE60D9">
              <w:rPr>
                <w:noProof/>
                <w:webHidden/>
              </w:rPr>
              <w:t>21</w:t>
            </w:r>
            <w:r w:rsidR="00DE60D9">
              <w:rPr>
                <w:noProof/>
                <w:webHidden/>
              </w:rPr>
              <w:fldChar w:fldCharType="end"/>
            </w:r>
          </w:hyperlink>
        </w:p>
        <w:p w14:paraId="0EDBAB04" w14:textId="28B30F20" w:rsidR="00DE60D9" w:rsidRDefault="00407E07">
          <w:pPr>
            <w:pStyle w:val="TOC2"/>
            <w:tabs>
              <w:tab w:val="right" w:pos="10790"/>
            </w:tabs>
            <w:rPr>
              <w:rFonts w:eastAsiaTheme="minorEastAsia"/>
              <w:noProof/>
              <w:lang w:val="en-IN" w:eastAsia="en-IN"/>
            </w:rPr>
          </w:pPr>
          <w:hyperlink w:anchor="_Toc188379685" w:history="1">
            <w:r w:rsidR="00DE60D9" w:rsidRPr="00420ABC">
              <w:rPr>
                <w:rStyle w:val="Hyperlink"/>
                <w:noProof/>
              </w:rPr>
              <w:t>10.2. Sample JSON Request Specification details</w:t>
            </w:r>
            <w:r w:rsidR="00DE60D9">
              <w:rPr>
                <w:noProof/>
                <w:webHidden/>
              </w:rPr>
              <w:tab/>
            </w:r>
            <w:r w:rsidR="00DE60D9">
              <w:rPr>
                <w:noProof/>
                <w:webHidden/>
              </w:rPr>
              <w:fldChar w:fldCharType="begin"/>
            </w:r>
            <w:r w:rsidR="00DE60D9">
              <w:rPr>
                <w:noProof/>
                <w:webHidden/>
              </w:rPr>
              <w:instrText xml:space="preserve"> PAGEREF _Toc188379685 \h </w:instrText>
            </w:r>
            <w:r w:rsidR="00DE60D9">
              <w:rPr>
                <w:noProof/>
                <w:webHidden/>
              </w:rPr>
            </w:r>
            <w:r w:rsidR="00DE60D9">
              <w:rPr>
                <w:noProof/>
                <w:webHidden/>
              </w:rPr>
              <w:fldChar w:fldCharType="separate"/>
            </w:r>
            <w:r w:rsidR="00DE60D9">
              <w:rPr>
                <w:noProof/>
                <w:webHidden/>
              </w:rPr>
              <w:t>21</w:t>
            </w:r>
            <w:r w:rsidR="00DE60D9">
              <w:rPr>
                <w:noProof/>
                <w:webHidden/>
              </w:rPr>
              <w:fldChar w:fldCharType="end"/>
            </w:r>
          </w:hyperlink>
        </w:p>
        <w:p w14:paraId="1C3C6231" w14:textId="6239F780" w:rsidR="00DE60D9" w:rsidRDefault="00407E07">
          <w:pPr>
            <w:pStyle w:val="TOC2"/>
            <w:tabs>
              <w:tab w:val="left" w:pos="1100"/>
              <w:tab w:val="right" w:pos="10790"/>
            </w:tabs>
            <w:rPr>
              <w:rFonts w:eastAsiaTheme="minorEastAsia"/>
              <w:noProof/>
              <w:lang w:val="en-IN" w:eastAsia="en-IN"/>
            </w:rPr>
          </w:pPr>
          <w:hyperlink w:anchor="_Toc188379686" w:history="1">
            <w:r w:rsidR="00DE60D9" w:rsidRPr="00420ABC">
              <w:rPr>
                <w:rStyle w:val="Hyperlink"/>
                <w:noProof/>
              </w:rPr>
              <w:t>10.3.</w:t>
            </w:r>
            <w:r w:rsidR="00DE60D9">
              <w:rPr>
                <w:rFonts w:eastAsiaTheme="minorEastAsia"/>
                <w:noProof/>
                <w:lang w:val="en-IN" w:eastAsia="en-IN"/>
              </w:rPr>
              <w:tab/>
            </w:r>
            <w:r w:rsidR="00DE60D9" w:rsidRPr="00420ABC">
              <w:rPr>
                <w:rStyle w:val="Hyperlink"/>
                <w:noProof/>
              </w:rPr>
              <w:t>Validations</w:t>
            </w:r>
            <w:r w:rsidR="00DE60D9">
              <w:rPr>
                <w:noProof/>
                <w:webHidden/>
              </w:rPr>
              <w:tab/>
            </w:r>
            <w:r w:rsidR="00DE60D9">
              <w:rPr>
                <w:noProof/>
                <w:webHidden/>
              </w:rPr>
              <w:fldChar w:fldCharType="begin"/>
            </w:r>
            <w:r w:rsidR="00DE60D9">
              <w:rPr>
                <w:noProof/>
                <w:webHidden/>
              </w:rPr>
              <w:instrText xml:space="preserve"> PAGEREF _Toc188379686 \h </w:instrText>
            </w:r>
            <w:r w:rsidR="00DE60D9">
              <w:rPr>
                <w:noProof/>
                <w:webHidden/>
              </w:rPr>
            </w:r>
            <w:r w:rsidR="00DE60D9">
              <w:rPr>
                <w:noProof/>
                <w:webHidden/>
              </w:rPr>
              <w:fldChar w:fldCharType="separate"/>
            </w:r>
            <w:r w:rsidR="00DE60D9">
              <w:rPr>
                <w:noProof/>
                <w:webHidden/>
              </w:rPr>
              <w:t>22</w:t>
            </w:r>
            <w:r w:rsidR="00DE60D9">
              <w:rPr>
                <w:noProof/>
                <w:webHidden/>
              </w:rPr>
              <w:fldChar w:fldCharType="end"/>
            </w:r>
          </w:hyperlink>
        </w:p>
        <w:p w14:paraId="538FABF2" w14:textId="2241DF37" w:rsidR="00DE60D9" w:rsidRDefault="00407E07">
          <w:pPr>
            <w:pStyle w:val="TOC2"/>
            <w:tabs>
              <w:tab w:val="left" w:pos="1100"/>
              <w:tab w:val="right" w:pos="10790"/>
            </w:tabs>
            <w:rPr>
              <w:rFonts w:eastAsiaTheme="minorEastAsia"/>
              <w:noProof/>
              <w:lang w:val="en-IN" w:eastAsia="en-IN"/>
            </w:rPr>
          </w:pPr>
          <w:hyperlink w:anchor="_Toc188379687" w:history="1">
            <w:r w:rsidR="00DE60D9" w:rsidRPr="00420ABC">
              <w:rPr>
                <w:rStyle w:val="Hyperlink"/>
                <w:noProof/>
              </w:rPr>
              <w:t>10.4.</w:t>
            </w:r>
            <w:r w:rsidR="00DE60D9">
              <w:rPr>
                <w:rFonts w:eastAsiaTheme="minorEastAsia"/>
                <w:noProof/>
                <w:lang w:val="en-IN" w:eastAsia="en-IN"/>
              </w:rPr>
              <w:tab/>
            </w:r>
            <w:r w:rsidR="00DE60D9" w:rsidRPr="00420ABC">
              <w:rPr>
                <w:rStyle w:val="Hyperlink"/>
                <w:noProof/>
              </w:rPr>
              <w:t>Sample JSON Response</w:t>
            </w:r>
            <w:r w:rsidR="00DE60D9">
              <w:rPr>
                <w:noProof/>
                <w:webHidden/>
              </w:rPr>
              <w:tab/>
            </w:r>
            <w:r w:rsidR="00DE60D9">
              <w:rPr>
                <w:noProof/>
                <w:webHidden/>
              </w:rPr>
              <w:fldChar w:fldCharType="begin"/>
            </w:r>
            <w:r w:rsidR="00DE60D9">
              <w:rPr>
                <w:noProof/>
                <w:webHidden/>
              </w:rPr>
              <w:instrText xml:space="preserve"> PAGEREF _Toc188379687 \h </w:instrText>
            </w:r>
            <w:r w:rsidR="00DE60D9">
              <w:rPr>
                <w:noProof/>
                <w:webHidden/>
              </w:rPr>
            </w:r>
            <w:r w:rsidR="00DE60D9">
              <w:rPr>
                <w:noProof/>
                <w:webHidden/>
              </w:rPr>
              <w:fldChar w:fldCharType="separate"/>
            </w:r>
            <w:r w:rsidR="00DE60D9">
              <w:rPr>
                <w:noProof/>
                <w:webHidden/>
              </w:rPr>
              <w:t>22</w:t>
            </w:r>
            <w:r w:rsidR="00DE60D9">
              <w:rPr>
                <w:noProof/>
                <w:webHidden/>
              </w:rPr>
              <w:fldChar w:fldCharType="end"/>
            </w:r>
          </w:hyperlink>
        </w:p>
        <w:p w14:paraId="49C43AF4" w14:textId="10419C55" w:rsidR="00DE60D9" w:rsidRDefault="00407E07">
          <w:pPr>
            <w:pStyle w:val="TOC2"/>
            <w:tabs>
              <w:tab w:val="left" w:pos="1100"/>
              <w:tab w:val="right" w:pos="10790"/>
            </w:tabs>
            <w:rPr>
              <w:rFonts w:eastAsiaTheme="minorEastAsia"/>
              <w:noProof/>
              <w:lang w:val="en-IN" w:eastAsia="en-IN"/>
            </w:rPr>
          </w:pPr>
          <w:hyperlink w:anchor="_Toc188379688" w:history="1">
            <w:r w:rsidR="00DE60D9" w:rsidRPr="00420ABC">
              <w:rPr>
                <w:rStyle w:val="Hyperlink"/>
                <w:noProof/>
              </w:rPr>
              <w:t>10.5.</w:t>
            </w:r>
            <w:r w:rsidR="00DE60D9">
              <w:rPr>
                <w:rFonts w:eastAsiaTheme="minorEastAsia"/>
                <w:noProof/>
                <w:lang w:val="en-IN" w:eastAsia="en-IN"/>
              </w:rPr>
              <w:tab/>
            </w:r>
            <w:r w:rsidR="00DE60D9" w:rsidRPr="00420ABC">
              <w:rPr>
                <w:rStyle w:val="Hyperlink"/>
                <w:noProof/>
              </w:rPr>
              <w:t>Sample JSON Response Specification details</w:t>
            </w:r>
            <w:r w:rsidR="00DE60D9">
              <w:rPr>
                <w:noProof/>
                <w:webHidden/>
              </w:rPr>
              <w:tab/>
            </w:r>
            <w:r w:rsidR="00DE60D9">
              <w:rPr>
                <w:noProof/>
                <w:webHidden/>
              </w:rPr>
              <w:fldChar w:fldCharType="begin"/>
            </w:r>
            <w:r w:rsidR="00DE60D9">
              <w:rPr>
                <w:noProof/>
                <w:webHidden/>
              </w:rPr>
              <w:instrText xml:space="preserve"> PAGEREF _Toc188379688 \h </w:instrText>
            </w:r>
            <w:r w:rsidR="00DE60D9">
              <w:rPr>
                <w:noProof/>
                <w:webHidden/>
              </w:rPr>
            </w:r>
            <w:r w:rsidR="00DE60D9">
              <w:rPr>
                <w:noProof/>
                <w:webHidden/>
              </w:rPr>
              <w:fldChar w:fldCharType="separate"/>
            </w:r>
            <w:r w:rsidR="00DE60D9">
              <w:rPr>
                <w:noProof/>
                <w:webHidden/>
              </w:rPr>
              <w:t>23</w:t>
            </w:r>
            <w:r w:rsidR="00DE60D9">
              <w:rPr>
                <w:noProof/>
                <w:webHidden/>
              </w:rPr>
              <w:fldChar w:fldCharType="end"/>
            </w:r>
          </w:hyperlink>
        </w:p>
        <w:p w14:paraId="08168CE5" w14:textId="10AE5B86" w:rsidR="00DE60D9" w:rsidRDefault="00407E07">
          <w:pPr>
            <w:pStyle w:val="TOC1"/>
            <w:rPr>
              <w:rFonts w:eastAsiaTheme="minorEastAsia"/>
              <w:b w:val="0"/>
              <w:lang w:val="en-IN" w:eastAsia="en-IN"/>
            </w:rPr>
          </w:pPr>
          <w:hyperlink w:anchor="_Toc188379689" w:history="1">
            <w:r w:rsidR="00DE60D9" w:rsidRPr="00420ABC">
              <w:rPr>
                <w:rStyle w:val="Hyperlink"/>
              </w:rPr>
              <w:t>11.Important Points</w:t>
            </w:r>
            <w:r w:rsidR="00DE60D9">
              <w:rPr>
                <w:webHidden/>
              </w:rPr>
              <w:tab/>
            </w:r>
            <w:r w:rsidR="00DE60D9">
              <w:rPr>
                <w:webHidden/>
              </w:rPr>
              <w:fldChar w:fldCharType="begin"/>
            </w:r>
            <w:r w:rsidR="00DE60D9">
              <w:rPr>
                <w:webHidden/>
              </w:rPr>
              <w:instrText xml:space="preserve"> PAGEREF _Toc188379689 \h </w:instrText>
            </w:r>
            <w:r w:rsidR="00DE60D9">
              <w:rPr>
                <w:webHidden/>
              </w:rPr>
            </w:r>
            <w:r w:rsidR="00DE60D9">
              <w:rPr>
                <w:webHidden/>
              </w:rPr>
              <w:fldChar w:fldCharType="separate"/>
            </w:r>
            <w:r w:rsidR="00DE60D9">
              <w:rPr>
                <w:webHidden/>
              </w:rPr>
              <w:t>24</w:t>
            </w:r>
            <w:r w:rsidR="00DE60D9">
              <w:rPr>
                <w:webHidden/>
              </w:rPr>
              <w:fldChar w:fldCharType="end"/>
            </w:r>
          </w:hyperlink>
        </w:p>
        <w:p w14:paraId="6427D008" w14:textId="4F66482D" w:rsidR="00DE60D9" w:rsidRDefault="00407E07">
          <w:pPr>
            <w:pStyle w:val="TOC2"/>
            <w:tabs>
              <w:tab w:val="right" w:pos="10790"/>
            </w:tabs>
            <w:rPr>
              <w:rFonts w:eastAsiaTheme="minorEastAsia"/>
              <w:noProof/>
              <w:lang w:val="en-IN" w:eastAsia="en-IN"/>
            </w:rPr>
          </w:pPr>
          <w:hyperlink w:anchor="_Toc188379690" w:history="1">
            <w:r w:rsidR="00DE60D9" w:rsidRPr="00420ABC">
              <w:rPr>
                <w:rStyle w:val="Hyperlink"/>
                <w:noProof/>
              </w:rPr>
              <w:t>11.1.Front end screen validations</w:t>
            </w:r>
            <w:r w:rsidR="00DE60D9">
              <w:rPr>
                <w:noProof/>
                <w:webHidden/>
              </w:rPr>
              <w:tab/>
            </w:r>
            <w:r w:rsidR="00DE60D9">
              <w:rPr>
                <w:noProof/>
                <w:webHidden/>
              </w:rPr>
              <w:fldChar w:fldCharType="begin"/>
            </w:r>
            <w:r w:rsidR="00DE60D9">
              <w:rPr>
                <w:noProof/>
                <w:webHidden/>
              </w:rPr>
              <w:instrText xml:space="preserve"> PAGEREF _Toc188379690 \h </w:instrText>
            </w:r>
            <w:r w:rsidR="00DE60D9">
              <w:rPr>
                <w:noProof/>
                <w:webHidden/>
              </w:rPr>
            </w:r>
            <w:r w:rsidR="00DE60D9">
              <w:rPr>
                <w:noProof/>
                <w:webHidden/>
              </w:rPr>
              <w:fldChar w:fldCharType="separate"/>
            </w:r>
            <w:r w:rsidR="00DE60D9">
              <w:rPr>
                <w:noProof/>
                <w:webHidden/>
              </w:rPr>
              <w:t>24</w:t>
            </w:r>
            <w:r w:rsidR="00DE60D9">
              <w:rPr>
                <w:noProof/>
                <w:webHidden/>
              </w:rPr>
              <w:fldChar w:fldCharType="end"/>
            </w:r>
          </w:hyperlink>
        </w:p>
        <w:p w14:paraId="624D58CB" w14:textId="4D317B76" w:rsidR="00CC4AE3" w:rsidRPr="002F0734" w:rsidRDefault="00CC4AE3" w:rsidP="00CC4AE3">
          <w:pPr>
            <w:jc w:val="both"/>
            <w:rPr>
              <w:rFonts w:ascii="Segoe UI" w:hAnsi="Segoe UI" w:cs="Segoe UI"/>
            </w:rPr>
          </w:pPr>
          <w:r w:rsidRPr="002F0734">
            <w:rPr>
              <w:rFonts w:ascii="Segoe UI" w:hAnsi="Segoe UI" w:cs="Segoe UI"/>
              <w:b/>
              <w:bCs/>
              <w:noProof/>
            </w:rPr>
            <w:fldChar w:fldCharType="end"/>
          </w:r>
        </w:p>
      </w:sdtContent>
    </w:sdt>
    <w:p w14:paraId="4C544108" w14:textId="77777777" w:rsidR="00CC4AE3" w:rsidRPr="002F0734" w:rsidRDefault="00CC4AE3" w:rsidP="00CC4AE3">
      <w:pPr>
        <w:spacing w:line="276" w:lineRule="auto"/>
        <w:jc w:val="both"/>
        <w:rPr>
          <w:rFonts w:ascii="Segoe UI" w:hAnsi="Segoe UI" w:cs="Segoe UI"/>
        </w:rPr>
      </w:pPr>
      <w:r w:rsidRPr="002F0734">
        <w:rPr>
          <w:rFonts w:ascii="Segoe UI" w:hAnsi="Segoe UI" w:cs="Segoe UI"/>
        </w:rPr>
        <w:br w:type="page"/>
      </w:r>
    </w:p>
    <w:p w14:paraId="574FAF37" w14:textId="77777777" w:rsidR="00CC4AE3" w:rsidRPr="002F0734" w:rsidRDefault="001A2D49" w:rsidP="001A2D49">
      <w:pPr>
        <w:pStyle w:val="Heading1"/>
      </w:pPr>
      <w:bookmarkStart w:id="7" w:name="_Toc534906293"/>
      <w:bookmarkStart w:id="8" w:name="_Toc2088310"/>
      <w:bookmarkStart w:id="9" w:name="_Toc188379659"/>
      <w:r>
        <w:lastRenderedPageBreak/>
        <w:t>1.</w:t>
      </w:r>
      <w:r w:rsidR="00CC4AE3" w:rsidRPr="002F0734">
        <w:t>APPROVALS</w:t>
      </w:r>
      <w:bookmarkEnd w:id="7"/>
      <w:bookmarkEnd w:id="8"/>
      <w:r w:rsidR="00CC4AE3" w:rsidRPr="002F0734">
        <w:rPr>
          <w:noProof/>
        </w:rPr>
        <mc:AlternateContent>
          <mc:Choice Requires="wpg">
            <w:drawing>
              <wp:anchor distT="0" distB="0" distL="114300" distR="114300" simplePos="0" relativeHeight="251667456" behindDoc="0" locked="0" layoutInCell="1" allowOverlap="1" wp14:anchorId="17233F9C" wp14:editId="3E4C1173">
                <wp:simplePos x="0" y="0"/>
                <wp:positionH relativeFrom="column">
                  <wp:posOffset>6810375</wp:posOffset>
                </wp:positionH>
                <wp:positionV relativeFrom="paragraph">
                  <wp:posOffset>163195</wp:posOffset>
                </wp:positionV>
                <wp:extent cx="403225" cy="854710"/>
                <wp:effectExtent l="0" t="0" r="0" b="0"/>
                <wp:wrapNone/>
                <wp:docPr id="11522503"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3225" cy="854710"/>
                          <a:chOff x="0" y="0"/>
                          <a:chExt cx="403761" cy="855023"/>
                        </a:xfrm>
                      </wpg:grpSpPr>
                      <wps:wsp>
                        <wps:cNvPr id="56" name="Rectangle 56"/>
                        <wps:cNvSpPr/>
                        <wps:spPr>
                          <a:xfrm>
                            <a:off x="0" y="0"/>
                            <a:ext cx="403761" cy="855023"/>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57" name="Picture 57"/>
                          <pic:cNvPicPr>
                            <a:picLocks noChangeAspect="1"/>
                          </pic:cNvPicPr>
                        </pic:nvPicPr>
                        <pic:blipFill>
                          <a:blip r:embed="rId8" cstate="print"/>
                          <a:stretch>
                            <a:fillRect/>
                          </a:stretch>
                        </pic:blipFill>
                        <pic:spPr>
                          <a:xfrm>
                            <a:off x="63795" y="85060"/>
                            <a:ext cx="261620" cy="677545"/>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1EFEDDA8" id="Group 2" o:spid="_x0000_s1026" style="position:absolute;margin-left:536.25pt;margin-top:12.85pt;width:31.75pt;height:67.3pt;z-index:251667456" coordsize="4037,85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">
                <v:rect id="Rectangle 56" o:spid="_x0000_s1027" style="position:absolute;width:4037;height:85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" fillcolor="white [3212]" stroked="f" strokeweight="1pt"/>
                <v:shape id="Picture 57" o:spid="_x0000_s1028" type="#_x0000_t75" style="position:absolute;left:637;top:850;width:2617;height:67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">
                  <v:imagedata r:id="rId9" o:title=""/>
                </v:shape>
              </v:group>
            </w:pict>
          </mc:Fallback>
        </mc:AlternateContent>
      </w:r>
      <w:bookmarkEnd w:id="9"/>
    </w:p>
    <w:p w14:paraId="2701AC9F" w14:textId="77777777" w:rsidR="00CC4AE3" w:rsidRPr="002F0734" w:rsidRDefault="00CC4AE3" w:rsidP="00CC4AE3">
      <w:pPr>
        <w:shd w:val="clear" w:color="auto" w:fill="FFFFFF" w:themeFill="background1"/>
        <w:spacing w:before="240"/>
        <w:ind w:left="90"/>
        <w:jc w:val="both"/>
        <w:rPr>
          <w:rFonts w:ascii="Segoe UI" w:hAnsi="Segoe UI" w:cs="Segoe UI"/>
        </w:rPr>
      </w:pPr>
      <w:r w:rsidRPr="002F0734">
        <w:rPr>
          <w:rFonts w:ascii="Segoe UI" w:hAnsi="Segoe UI" w:cs="Segoe UI"/>
        </w:rPr>
        <w:t>This document needs below approvals for implementation.</w:t>
      </w:r>
      <w:r w:rsidRPr="002F0734">
        <w:rPr>
          <w:rFonts w:ascii="Segoe UI" w:hAnsi="Segoe UI" w:cs="Segoe UI"/>
          <w:noProof/>
        </w:rPr>
        <w:t xml:space="preserve"> </w:t>
      </w:r>
    </w:p>
    <w:p w14:paraId="064808DC" w14:textId="77777777" w:rsidR="00CC4AE3" w:rsidRPr="002F0734" w:rsidRDefault="00CC4AE3" w:rsidP="00CC4AE3">
      <w:pPr>
        <w:shd w:val="clear" w:color="auto" w:fill="FFFFFF" w:themeFill="background1"/>
        <w:spacing w:before="240"/>
        <w:ind w:left="90"/>
        <w:jc w:val="both"/>
        <w:rPr>
          <w:rFonts w:ascii="Segoe UI" w:hAnsi="Segoe UI" w:cs="Segoe UI"/>
        </w:rPr>
      </w:pPr>
    </w:p>
    <w:tbl>
      <w:tblPr>
        <w:tblStyle w:val="PlainTable11"/>
        <w:tblW w:w="4632" w:type="pct"/>
        <w:tblLook w:val="06A0" w:firstRow="1" w:lastRow="0" w:firstColumn="1" w:lastColumn="0" w:noHBand="1" w:noVBand="1"/>
      </w:tblPr>
      <w:tblGrid>
        <w:gridCol w:w="2121"/>
        <w:gridCol w:w="3119"/>
        <w:gridCol w:w="1985"/>
        <w:gridCol w:w="2771"/>
      </w:tblGrid>
      <w:tr w:rsidR="00CC4AE3" w:rsidRPr="002F0734" w14:paraId="76D35A75" w14:textId="77777777" w:rsidTr="001A2D49">
        <w:trPr>
          <w:cnfStyle w:val="100000000000" w:firstRow="1" w:lastRow="0" w:firstColumn="0" w:lastColumn="0" w:oddVBand="0" w:evenVBand="0" w:oddHBand="0" w:evenHBand="0" w:firstRowFirstColumn="0" w:firstRowLastColumn="0" w:lastRowFirstColumn="0" w:lastRowLastColumn="0"/>
          <w:trHeight w:hRule="exact" w:val="324"/>
        </w:trPr>
        <w:tc>
          <w:tcPr>
            <w:cnfStyle w:val="001000000000" w:firstRow="0" w:lastRow="0" w:firstColumn="1" w:lastColumn="0" w:oddVBand="0" w:evenVBand="0" w:oddHBand="0" w:evenHBand="0" w:firstRowFirstColumn="0" w:firstRowLastColumn="0" w:lastRowFirstColumn="0" w:lastRowLastColumn="0"/>
            <w:tcW w:w="1061" w:type="pct"/>
            <w:hideMark/>
          </w:tcPr>
          <w:p w14:paraId="1488A323" w14:textId="77777777" w:rsidR="00CC4AE3" w:rsidRPr="002F0734" w:rsidRDefault="00CC4AE3" w:rsidP="001A2D49">
            <w:pPr>
              <w:shd w:val="clear" w:color="auto" w:fill="FFFFFF" w:themeFill="background1"/>
              <w:jc w:val="both"/>
              <w:rPr>
                <w:rFonts w:ascii="Segoe UI" w:hAnsi="Segoe UI" w:cs="Segoe UI"/>
                <w:lang w:eastAsia="en-IN"/>
              </w:rPr>
            </w:pPr>
            <w:r w:rsidRPr="002F0734">
              <w:rPr>
                <w:rFonts w:ascii="Segoe UI" w:hAnsi="Segoe UI" w:cs="Segoe UI"/>
                <w:lang w:eastAsia="en-IN"/>
              </w:rPr>
              <w:t>Author(s)</w:t>
            </w:r>
          </w:p>
        </w:tc>
        <w:tc>
          <w:tcPr>
            <w:tcW w:w="1560" w:type="pct"/>
            <w:hideMark/>
          </w:tcPr>
          <w:p w14:paraId="58E72691" w14:textId="77777777" w:rsidR="00CC4AE3" w:rsidRPr="002F0734" w:rsidRDefault="00CC4AE3" w:rsidP="001A2D49">
            <w:pPr>
              <w:shd w:val="clear" w:color="auto" w:fill="FFFFFF" w:themeFill="background1"/>
              <w:jc w:val="both"/>
              <w:cnfStyle w:val="100000000000" w:firstRow="1" w:lastRow="0" w:firstColumn="0" w:lastColumn="0" w:oddVBand="0" w:evenVBand="0" w:oddHBand="0" w:evenHBand="0" w:firstRowFirstColumn="0" w:firstRowLastColumn="0" w:lastRowFirstColumn="0" w:lastRowLastColumn="0"/>
              <w:rPr>
                <w:rFonts w:ascii="Segoe UI" w:hAnsi="Segoe UI" w:cs="Segoe UI"/>
                <w:lang w:eastAsia="en-IN"/>
              </w:rPr>
            </w:pPr>
            <w:r w:rsidRPr="002F0734">
              <w:rPr>
                <w:rFonts w:ascii="Segoe UI" w:hAnsi="Segoe UI" w:cs="Segoe UI"/>
                <w:lang w:eastAsia="en-IN"/>
              </w:rPr>
              <w:t>Name</w:t>
            </w:r>
          </w:p>
        </w:tc>
        <w:tc>
          <w:tcPr>
            <w:tcW w:w="993" w:type="pct"/>
            <w:hideMark/>
          </w:tcPr>
          <w:p w14:paraId="36BF7300" w14:textId="77777777" w:rsidR="00CC4AE3" w:rsidRPr="002F0734" w:rsidRDefault="00CC4AE3" w:rsidP="001A2D49">
            <w:pPr>
              <w:shd w:val="clear" w:color="auto" w:fill="FFFFFF" w:themeFill="background1"/>
              <w:jc w:val="both"/>
              <w:cnfStyle w:val="100000000000" w:firstRow="1" w:lastRow="0" w:firstColumn="0" w:lastColumn="0" w:oddVBand="0" w:evenVBand="0" w:oddHBand="0" w:evenHBand="0" w:firstRowFirstColumn="0" w:firstRowLastColumn="0" w:lastRowFirstColumn="0" w:lastRowLastColumn="0"/>
              <w:rPr>
                <w:rFonts w:ascii="Segoe UI" w:hAnsi="Segoe UI" w:cs="Segoe UI"/>
                <w:lang w:eastAsia="en-IN"/>
              </w:rPr>
            </w:pPr>
            <w:r w:rsidRPr="002F0734">
              <w:rPr>
                <w:rFonts w:ascii="Segoe UI" w:hAnsi="Segoe UI" w:cs="Segoe UI"/>
                <w:lang w:eastAsia="en-IN"/>
              </w:rPr>
              <w:t>Date</w:t>
            </w:r>
          </w:p>
        </w:tc>
        <w:tc>
          <w:tcPr>
            <w:tcW w:w="1386" w:type="pct"/>
            <w:hideMark/>
          </w:tcPr>
          <w:p w14:paraId="69AB972C" w14:textId="77777777" w:rsidR="00CC4AE3" w:rsidRPr="002F0734" w:rsidRDefault="00CC4AE3" w:rsidP="001A2D49">
            <w:pPr>
              <w:shd w:val="clear" w:color="auto" w:fill="FFFFFF" w:themeFill="background1"/>
              <w:jc w:val="both"/>
              <w:cnfStyle w:val="100000000000" w:firstRow="1" w:lastRow="0" w:firstColumn="0" w:lastColumn="0" w:oddVBand="0" w:evenVBand="0" w:oddHBand="0" w:evenHBand="0" w:firstRowFirstColumn="0" w:firstRowLastColumn="0" w:lastRowFirstColumn="0" w:lastRowLastColumn="0"/>
              <w:rPr>
                <w:rFonts w:ascii="Segoe UI" w:hAnsi="Segoe UI" w:cs="Segoe UI"/>
                <w:lang w:eastAsia="en-IN"/>
              </w:rPr>
            </w:pPr>
            <w:r w:rsidRPr="002F0734">
              <w:rPr>
                <w:rFonts w:ascii="Segoe UI" w:hAnsi="Segoe UI" w:cs="Segoe UI"/>
                <w:lang w:eastAsia="en-IN"/>
              </w:rPr>
              <w:t>Comments</w:t>
            </w:r>
          </w:p>
        </w:tc>
      </w:tr>
      <w:tr w:rsidR="00CC4AE3" w:rsidRPr="002F0734" w14:paraId="4E88590F" w14:textId="77777777" w:rsidTr="001A2D49">
        <w:trPr>
          <w:trHeight w:hRule="exact" w:val="629"/>
        </w:trPr>
        <w:tc>
          <w:tcPr>
            <w:cnfStyle w:val="001000000000" w:firstRow="0" w:lastRow="0" w:firstColumn="1" w:lastColumn="0" w:oddVBand="0" w:evenVBand="0" w:oddHBand="0" w:evenHBand="0" w:firstRowFirstColumn="0" w:firstRowLastColumn="0" w:lastRowFirstColumn="0" w:lastRowLastColumn="0"/>
            <w:tcW w:w="1061" w:type="pct"/>
            <w:hideMark/>
          </w:tcPr>
          <w:p w14:paraId="254234CA" w14:textId="77777777" w:rsidR="00CC4AE3" w:rsidRPr="002F0734" w:rsidRDefault="00CC4AE3" w:rsidP="001A2D49">
            <w:pPr>
              <w:shd w:val="clear" w:color="auto" w:fill="FFFFFF" w:themeFill="background1"/>
              <w:jc w:val="both"/>
              <w:rPr>
                <w:rFonts w:ascii="Segoe UI" w:hAnsi="Segoe UI" w:cs="Segoe UI"/>
              </w:rPr>
            </w:pPr>
            <w:r w:rsidRPr="002F0734">
              <w:rPr>
                <w:rFonts w:ascii="Segoe UI" w:hAnsi="Segoe UI" w:cs="Segoe UI"/>
              </w:rPr>
              <w:t>Business Analyst</w:t>
            </w:r>
          </w:p>
        </w:tc>
        <w:tc>
          <w:tcPr>
            <w:tcW w:w="1560" w:type="pct"/>
          </w:tcPr>
          <w:p w14:paraId="77EFEDA4" w14:textId="77777777" w:rsidR="00CC4AE3" w:rsidRPr="002F0734" w:rsidRDefault="00CC4AE3" w:rsidP="001A2D49">
            <w:pPr>
              <w:shd w:val="clear" w:color="auto" w:fill="FFFFFF" w:themeFill="background1"/>
              <w:jc w:val="both"/>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2F0734">
              <w:rPr>
                <w:rFonts w:ascii="Segoe UI" w:hAnsi="Segoe UI" w:cs="Segoe UI"/>
              </w:rPr>
              <w:t>Aman Shegokar</w:t>
            </w:r>
          </w:p>
        </w:tc>
        <w:tc>
          <w:tcPr>
            <w:tcW w:w="993" w:type="pct"/>
          </w:tcPr>
          <w:p w14:paraId="4A7C98A0" w14:textId="06EBA99F" w:rsidR="00CC4AE3" w:rsidRPr="002F0734" w:rsidRDefault="00DE60D9" w:rsidP="001A2D49">
            <w:pPr>
              <w:shd w:val="clear" w:color="auto" w:fill="FFFFFF" w:themeFill="background1"/>
              <w:jc w:val="both"/>
              <w:cnfStyle w:val="000000000000" w:firstRow="0" w:lastRow="0" w:firstColumn="0" w:lastColumn="0" w:oddVBand="0" w:evenVBand="0" w:oddHBand="0" w:evenHBand="0" w:firstRowFirstColumn="0" w:firstRowLastColumn="0" w:lastRowFirstColumn="0" w:lastRowLastColumn="0"/>
              <w:rPr>
                <w:rFonts w:ascii="Segoe UI" w:hAnsi="Segoe UI" w:cs="Segoe UI"/>
              </w:rPr>
            </w:pPr>
            <w:r>
              <w:rPr>
                <w:rFonts w:ascii="Segoe UI" w:hAnsi="Segoe UI" w:cs="Segoe UI"/>
              </w:rPr>
              <w:t>21</w:t>
            </w:r>
            <w:r w:rsidR="00CC4AE3" w:rsidRPr="002F0734">
              <w:rPr>
                <w:rFonts w:ascii="Segoe UI" w:hAnsi="Segoe UI" w:cs="Segoe UI"/>
              </w:rPr>
              <w:t>-</w:t>
            </w:r>
            <w:r w:rsidR="00CC4AE3">
              <w:rPr>
                <w:rFonts w:ascii="Segoe UI" w:hAnsi="Segoe UI" w:cs="Segoe UI"/>
              </w:rPr>
              <w:t>JAN</w:t>
            </w:r>
            <w:r w:rsidR="00CC4AE3" w:rsidRPr="002F0734">
              <w:rPr>
                <w:rFonts w:ascii="Segoe UI" w:hAnsi="Segoe UI" w:cs="Segoe UI"/>
              </w:rPr>
              <w:t>-202</w:t>
            </w:r>
            <w:r w:rsidR="00CC4AE3">
              <w:rPr>
                <w:rFonts w:ascii="Segoe UI" w:hAnsi="Segoe UI" w:cs="Segoe UI"/>
              </w:rPr>
              <w:t>5</w:t>
            </w:r>
          </w:p>
        </w:tc>
        <w:tc>
          <w:tcPr>
            <w:tcW w:w="1386" w:type="pct"/>
          </w:tcPr>
          <w:p w14:paraId="28F80945" w14:textId="77777777" w:rsidR="00CC4AE3" w:rsidRPr="002F0734" w:rsidRDefault="00CC4AE3" w:rsidP="001A2D49">
            <w:pPr>
              <w:shd w:val="clear" w:color="auto" w:fill="FFFFFF" w:themeFill="background1"/>
              <w:jc w:val="both"/>
              <w:cnfStyle w:val="000000000000" w:firstRow="0" w:lastRow="0" w:firstColumn="0" w:lastColumn="0" w:oddVBand="0" w:evenVBand="0" w:oddHBand="0" w:evenHBand="0" w:firstRowFirstColumn="0" w:firstRowLastColumn="0" w:lastRowFirstColumn="0" w:lastRowLastColumn="0"/>
              <w:rPr>
                <w:rFonts w:ascii="Segoe UI" w:hAnsi="Segoe UI" w:cs="Segoe UI"/>
              </w:rPr>
            </w:pPr>
          </w:p>
        </w:tc>
      </w:tr>
      <w:tr w:rsidR="00CC4AE3" w:rsidRPr="002F0734" w14:paraId="722CDDCE" w14:textId="77777777" w:rsidTr="001A2D49">
        <w:trPr>
          <w:trHeight w:hRule="exact" w:val="245"/>
        </w:trPr>
        <w:tc>
          <w:tcPr>
            <w:cnfStyle w:val="001000000000" w:firstRow="0" w:lastRow="0" w:firstColumn="1" w:lastColumn="0" w:oddVBand="0" w:evenVBand="0" w:oddHBand="0" w:evenHBand="0" w:firstRowFirstColumn="0" w:firstRowLastColumn="0" w:lastRowFirstColumn="0" w:lastRowLastColumn="0"/>
            <w:tcW w:w="1061" w:type="pct"/>
          </w:tcPr>
          <w:p w14:paraId="5FCD68BE" w14:textId="77777777" w:rsidR="00CC4AE3" w:rsidRPr="002F0734" w:rsidRDefault="00CC4AE3" w:rsidP="001A2D49">
            <w:pPr>
              <w:shd w:val="clear" w:color="auto" w:fill="FFFFFF" w:themeFill="background1"/>
              <w:jc w:val="both"/>
              <w:rPr>
                <w:rFonts w:ascii="Segoe UI" w:hAnsi="Segoe UI" w:cs="Segoe UI"/>
              </w:rPr>
            </w:pPr>
          </w:p>
        </w:tc>
        <w:tc>
          <w:tcPr>
            <w:tcW w:w="1560" w:type="pct"/>
          </w:tcPr>
          <w:p w14:paraId="6638281F" w14:textId="77777777" w:rsidR="00CC4AE3" w:rsidRPr="002F0734" w:rsidRDefault="00CC4AE3" w:rsidP="001A2D49">
            <w:pPr>
              <w:shd w:val="clear" w:color="auto" w:fill="FFFFFF" w:themeFill="background1"/>
              <w:jc w:val="both"/>
              <w:cnfStyle w:val="000000000000" w:firstRow="0" w:lastRow="0" w:firstColumn="0" w:lastColumn="0" w:oddVBand="0" w:evenVBand="0" w:oddHBand="0" w:evenHBand="0" w:firstRowFirstColumn="0" w:firstRowLastColumn="0" w:lastRowFirstColumn="0" w:lastRowLastColumn="0"/>
              <w:rPr>
                <w:rFonts w:ascii="Segoe UI" w:hAnsi="Segoe UI" w:cs="Segoe UI"/>
              </w:rPr>
            </w:pPr>
          </w:p>
        </w:tc>
        <w:tc>
          <w:tcPr>
            <w:tcW w:w="993" w:type="pct"/>
          </w:tcPr>
          <w:p w14:paraId="13682B12" w14:textId="77777777" w:rsidR="00CC4AE3" w:rsidRPr="002F0734" w:rsidRDefault="00CC4AE3" w:rsidP="001A2D49">
            <w:pPr>
              <w:shd w:val="clear" w:color="auto" w:fill="FFFFFF" w:themeFill="background1"/>
              <w:jc w:val="both"/>
              <w:cnfStyle w:val="000000000000" w:firstRow="0" w:lastRow="0" w:firstColumn="0" w:lastColumn="0" w:oddVBand="0" w:evenVBand="0" w:oddHBand="0" w:evenHBand="0" w:firstRowFirstColumn="0" w:firstRowLastColumn="0" w:lastRowFirstColumn="0" w:lastRowLastColumn="0"/>
              <w:rPr>
                <w:rFonts w:ascii="Segoe UI" w:hAnsi="Segoe UI" w:cs="Segoe UI"/>
                <w:lang w:eastAsia="en-IN"/>
              </w:rPr>
            </w:pPr>
          </w:p>
        </w:tc>
        <w:tc>
          <w:tcPr>
            <w:tcW w:w="1386" w:type="pct"/>
          </w:tcPr>
          <w:p w14:paraId="1E49040B" w14:textId="77777777" w:rsidR="00CC4AE3" w:rsidRPr="002F0734" w:rsidRDefault="00CC4AE3" w:rsidP="001A2D49">
            <w:pPr>
              <w:shd w:val="clear" w:color="auto" w:fill="FFFFFF" w:themeFill="background1"/>
              <w:jc w:val="both"/>
              <w:cnfStyle w:val="000000000000" w:firstRow="0" w:lastRow="0" w:firstColumn="0" w:lastColumn="0" w:oddVBand="0" w:evenVBand="0" w:oddHBand="0" w:evenHBand="0" w:firstRowFirstColumn="0" w:firstRowLastColumn="0" w:lastRowFirstColumn="0" w:lastRowLastColumn="0"/>
              <w:rPr>
                <w:rFonts w:ascii="Segoe UI" w:hAnsi="Segoe UI" w:cs="Segoe UI"/>
              </w:rPr>
            </w:pPr>
          </w:p>
        </w:tc>
      </w:tr>
      <w:tr w:rsidR="00CC4AE3" w:rsidRPr="002F0734" w14:paraId="000E03A2" w14:textId="77777777" w:rsidTr="001A2D49">
        <w:trPr>
          <w:trHeight w:hRule="exact" w:val="335"/>
        </w:trPr>
        <w:tc>
          <w:tcPr>
            <w:cnfStyle w:val="001000000000" w:firstRow="0" w:lastRow="0" w:firstColumn="1" w:lastColumn="0" w:oddVBand="0" w:evenVBand="0" w:oddHBand="0" w:evenHBand="0" w:firstRowFirstColumn="0" w:firstRowLastColumn="0" w:lastRowFirstColumn="0" w:lastRowLastColumn="0"/>
            <w:tcW w:w="1061" w:type="pct"/>
            <w:hideMark/>
          </w:tcPr>
          <w:p w14:paraId="3E461070" w14:textId="77777777" w:rsidR="00CC4AE3" w:rsidRPr="002F0734" w:rsidRDefault="00CC4AE3" w:rsidP="001A2D49">
            <w:pPr>
              <w:shd w:val="clear" w:color="auto" w:fill="FFFFFF" w:themeFill="background1"/>
              <w:jc w:val="both"/>
              <w:rPr>
                <w:rFonts w:ascii="Segoe UI" w:hAnsi="Segoe UI" w:cs="Segoe UI"/>
              </w:rPr>
            </w:pPr>
            <w:r w:rsidRPr="002F0734">
              <w:rPr>
                <w:rFonts w:ascii="Segoe UI" w:hAnsi="Segoe UI" w:cs="Segoe UI"/>
              </w:rPr>
              <w:t xml:space="preserve">Reviewed by </w:t>
            </w:r>
          </w:p>
        </w:tc>
        <w:tc>
          <w:tcPr>
            <w:tcW w:w="1560" w:type="pct"/>
            <w:hideMark/>
          </w:tcPr>
          <w:p w14:paraId="20F1620B" w14:textId="77777777" w:rsidR="00CC4AE3" w:rsidRPr="002F0734" w:rsidRDefault="00CC4AE3" w:rsidP="001A2D49">
            <w:pPr>
              <w:shd w:val="clear" w:color="auto" w:fill="FFFFFF" w:themeFill="background1"/>
              <w:jc w:val="both"/>
              <w:cnfStyle w:val="000000000000" w:firstRow="0" w:lastRow="0" w:firstColumn="0" w:lastColumn="0" w:oddVBand="0" w:evenVBand="0" w:oddHBand="0" w:evenHBand="0" w:firstRowFirstColumn="0" w:firstRowLastColumn="0" w:lastRowFirstColumn="0" w:lastRowLastColumn="0"/>
              <w:rPr>
                <w:rFonts w:ascii="Segoe UI" w:hAnsi="Segoe UI" w:cs="Segoe UI"/>
                <w:b/>
                <w:bCs/>
              </w:rPr>
            </w:pPr>
            <w:r w:rsidRPr="002F0734">
              <w:rPr>
                <w:rFonts w:ascii="Segoe UI" w:hAnsi="Segoe UI" w:cs="Segoe UI"/>
                <w:b/>
                <w:bCs/>
              </w:rPr>
              <w:t>Name</w:t>
            </w:r>
          </w:p>
        </w:tc>
        <w:tc>
          <w:tcPr>
            <w:tcW w:w="993" w:type="pct"/>
            <w:hideMark/>
          </w:tcPr>
          <w:p w14:paraId="674B132A" w14:textId="77777777" w:rsidR="00CC4AE3" w:rsidRPr="002F0734" w:rsidRDefault="00CC4AE3" w:rsidP="001A2D49">
            <w:pPr>
              <w:shd w:val="clear" w:color="auto" w:fill="FFFFFF" w:themeFill="background1"/>
              <w:jc w:val="both"/>
              <w:cnfStyle w:val="000000000000" w:firstRow="0" w:lastRow="0" w:firstColumn="0" w:lastColumn="0" w:oddVBand="0" w:evenVBand="0" w:oddHBand="0" w:evenHBand="0" w:firstRowFirstColumn="0" w:firstRowLastColumn="0" w:lastRowFirstColumn="0" w:lastRowLastColumn="0"/>
              <w:rPr>
                <w:rFonts w:ascii="Segoe UI" w:hAnsi="Segoe UI" w:cs="Segoe UI"/>
                <w:b/>
                <w:bCs/>
              </w:rPr>
            </w:pPr>
            <w:r w:rsidRPr="002F0734">
              <w:rPr>
                <w:rFonts w:ascii="Segoe UI" w:hAnsi="Segoe UI" w:cs="Segoe UI"/>
                <w:b/>
                <w:bCs/>
              </w:rPr>
              <w:t>Date</w:t>
            </w:r>
          </w:p>
        </w:tc>
        <w:tc>
          <w:tcPr>
            <w:tcW w:w="1386" w:type="pct"/>
            <w:hideMark/>
          </w:tcPr>
          <w:p w14:paraId="462B23ED" w14:textId="77777777" w:rsidR="00CC4AE3" w:rsidRPr="002F0734" w:rsidRDefault="00CC4AE3" w:rsidP="001A2D49">
            <w:pPr>
              <w:shd w:val="clear" w:color="auto" w:fill="FFFFFF" w:themeFill="background1"/>
              <w:jc w:val="both"/>
              <w:cnfStyle w:val="000000000000" w:firstRow="0" w:lastRow="0" w:firstColumn="0" w:lastColumn="0" w:oddVBand="0" w:evenVBand="0" w:oddHBand="0" w:evenHBand="0" w:firstRowFirstColumn="0" w:firstRowLastColumn="0" w:lastRowFirstColumn="0" w:lastRowLastColumn="0"/>
              <w:rPr>
                <w:rFonts w:ascii="Segoe UI" w:hAnsi="Segoe UI" w:cs="Segoe UI"/>
                <w:b/>
                <w:bCs/>
              </w:rPr>
            </w:pPr>
            <w:r w:rsidRPr="002F0734">
              <w:rPr>
                <w:rFonts w:ascii="Segoe UI" w:hAnsi="Segoe UI" w:cs="Segoe UI"/>
                <w:b/>
                <w:bCs/>
              </w:rPr>
              <w:t>Comments</w:t>
            </w:r>
          </w:p>
        </w:tc>
      </w:tr>
      <w:tr w:rsidR="00CC4AE3" w:rsidRPr="002F0734" w14:paraId="7EAE7FE7" w14:textId="77777777" w:rsidTr="001A2D49">
        <w:trPr>
          <w:trHeight w:hRule="exact" w:val="325"/>
        </w:trPr>
        <w:tc>
          <w:tcPr>
            <w:cnfStyle w:val="001000000000" w:firstRow="0" w:lastRow="0" w:firstColumn="1" w:lastColumn="0" w:oddVBand="0" w:evenVBand="0" w:oddHBand="0" w:evenHBand="0" w:firstRowFirstColumn="0" w:firstRowLastColumn="0" w:lastRowFirstColumn="0" w:lastRowLastColumn="0"/>
            <w:tcW w:w="1061" w:type="pct"/>
          </w:tcPr>
          <w:p w14:paraId="34AE0ABC" w14:textId="77777777" w:rsidR="00CC4AE3" w:rsidRPr="002F0734" w:rsidRDefault="00CC4AE3" w:rsidP="001A2D49">
            <w:pPr>
              <w:shd w:val="clear" w:color="auto" w:fill="FFFFFF" w:themeFill="background1"/>
              <w:jc w:val="both"/>
              <w:rPr>
                <w:rFonts w:ascii="Segoe UI" w:hAnsi="Segoe UI" w:cs="Segoe UI"/>
              </w:rPr>
            </w:pPr>
            <w:r w:rsidRPr="002F0734">
              <w:rPr>
                <w:rFonts w:ascii="Segoe UI" w:hAnsi="Segoe UI" w:cs="Segoe UI"/>
              </w:rPr>
              <w:t>Functional Lead</w:t>
            </w:r>
          </w:p>
        </w:tc>
        <w:tc>
          <w:tcPr>
            <w:tcW w:w="1560" w:type="pct"/>
          </w:tcPr>
          <w:p w14:paraId="13DEA093" w14:textId="77777777" w:rsidR="00CC4AE3" w:rsidRPr="002F0734" w:rsidRDefault="00CC4AE3" w:rsidP="001A2D49">
            <w:pPr>
              <w:shd w:val="clear" w:color="auto" w:fill="FFFFFF" w:themeFill="background1"/>
              <w:ind w:right="1425"/>
              <w:jc w:val="both"/>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2F0734">
              <w:rPr>
                <w:rFonts w:ascii="Segoe UI" w:hAnsi="Segoe UI" w:cs="Segoe UI"/>
              </w:rPr>
              <w:t>Summit Sharma</w:t>
            </w:r>
          </w:p>
        </w:tc>
        <w:tc>
          <w:tcPr>
            <w:tcW w:w="993" w:type="pct"/>
          </w:tcPr>
          <w:p w14:paraId="5EC2D316" w14:textId="77777777" w:rsidR="00CC4AE3" w:rsidRPr="002F0734" w:rsidRDefault="00CC4AE3" w:rsidP="001A2D49">
            <w:pPr>
              <w:shd w:val="clear" w:color="auto" w:fill="FFFFFF" w:themeFill="background1"/>
              <w:jc w:val="both"/>
              <w:cnfStyle w:val="000000000000" w:firstRow="0" w:lastRow="0" w:firstColumn="0" w:lastColumn="0" w:oddVBand="0" w:evenVBand="0" w:oddHBand="0" w:evenHBand="0" w:firstRowFirstColumn="0" w:firstRowLastColumn="0" w:lastRowFirstColumn="0" w:lastRowLastColumn="0"/>
              <w:rPr>
                <w:rFonts w:ascii="Segoe UI" w:hAnsi="Segoe UI" w:cs="Segoe UI"/>
              </w:rPr>
            </w:pPr>
          </w:p>
        </w:tc>
        <w:tc>
          <w:tcPr>
            <w:tcW w:w="1386" w:type="pct"/>
          </w:tcPr>
          <w:p w14:paraId="7328C8DB" w14:textId="77777777" w:rsidR="00CC4AE3" w:rsidRPr="002F0734" w:rsidRDefault="00CC4AE3" w:rsidP="001A2D49">
            <w:pPr>
              <w:shd w:val="clear" w:color="auto" w:fill="FFFFFF" w:themeFill="background1"/>
              <w:jc w:val="both"/>
              <w:cnfStyle w:val="000000000000" w:firstRow="0" w:lastRow="0" w:firstColumn="0" w:lastColumn="0" w:oddVBand="0" w:evenVBand="0" w:oddHBand="0" w:evenHBand="0" w:firstRowFirstColumn="0" w:firstRowLastColumn="0" w:lastRowFirstColumn="0" w:lastRowLastColumn="0"/>
              <w:rPr>
                <w:rFonts w:ascii="Segoe UI" w:hAnsi="Segoe UI" w:cs="Segoe UI"/>
              </w:rPr>
            </w:pPr>
          </w:p>
        </w:tc>
      </w:tr>
      <w:tr w:rsidR="00CC4AE3" w:rsidRPr="002F0734" w14:paraId="4686786F" w14:textId="77777777" w:rsidTr="001A2D49">
        <w:trPr>
          <w:trHeight w:hRule="exact" w:val="352"/>
        </w:trPr>
        <w:tc>
          <w:tcPr>
            <w:cnfStyle w:val="001000000000" w:firstRow="0" w:lastRow="0" w:firstColumn="1" w:lastColumn="0" w:oddVBand="0" w:evenVBand="0" w:oddHBand="0" w:evenHBand="0" w:firstRowFirstColumn="0" w:firstRowLastColumn="0" w:lastRowFirstColumn="0" w:lastRowLastColumn="0"/>
            <w:tcW w:w="1061" w:type="pct"/>
            <w:hideMark/>
          </w:tcPr>
          <w:p w14:paraId="076DB4FC" w14:textId="77777777" w:rsidR="00CC4AE3" w:rsidRPr="002F0734" w:rsidRDefault="00CC4AE3" w:rsidP="001A2D49">
            <w:pPr>
              <w:shd w:val="clear" w:color="auto" w:fill="FFFFFF" w:themeFill="background1"/>
              <w:jc w:val="both"/>
              <w:rPr>
                <w:rFonts w:ascii="Segoe UI" w:hAnsi="Segoe UI" w:cs="Segoe UI"/>
              </w:rPr>
            </w:pPr>
            <w:r w:rsidRPr="002F0734">
              <w:rPr>
                <w:rFonts w:ascii="Segoe UI" w:hAnsi="Segoe UI" w:cs="Segoe UI"/>
              </w:rPr>
              <w:t>Product Team</w:t>
            </w:r>
          </w:p>
        </w:tc>
        <w:tc>
          <w:tcPr>
            <w:tcW w:w="1560" w:type="pct"/>
          </w:tcPr>
          <w:p w14:paraId="16C4E8F6" w14:textId="77777777" w:rsidR="00CC4AE3" w:rsidRPr="002F0734" w:rsidRDefault="00CC4AE3" w:rsidP="001A2D49">
            <w:pPr>
              <w:shd w:val="clear" w:color="auto" w:fill="FFFFFF" w:themeFill="background1"/>
              <w:ind w:right="1425"/>
              <w:jc w:val="both"/>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2F0734">
              <w:rPr>
                <w:rFonts w:ascii="Segoe UI" w:hAnsi="Segoe UI" w:cs="Segoe UI"/>
              </w:rPr>
              <w:t>Pramod Kumar</w:t>
            </w:r>
            <w:r w:rsidRPr="002F0734">
              <w:rPr>
                <w:rFonts w:ascii="Segoe UI" w:hAnsi="Segoe UI" w:cs="Segoe UI"/>
              </w:rPr>
              <w:br/>
            </w:r>
          </w:p>
        </w:tc>
        <w:tc>
          <w:tcPr>
            <w:tcW w:w="993" w:type="pct"/>
          </w:tcPr>
          <w:p w14:paraId="1B29EECD" w14:textId="77777777" w:rsidR="00CC4AE3" w:rsidRPr="002F0734" w:rsidRDefault="00CC4AE3" w:rsidP="001A2D49">
            <w:pPr>
              <w:shd w:val="clear" w:color="auto" w:fill="FFFFFF" w:themeFill="background1"/>
              <w:jc w:val="both"/>
              <w:cnfStyle w:val="000000000000" w:firstRow="0" w:lastRow="0" w:firstColumn="0" w:lastColumn="0" w:oddVBand="0" w:evenVBand="0" w:oddHBand="0" w:evenHBand="0" w:firstRowFirstColumn="0" w:firstRowLastColumn="0" w:lastRowFirstColumn="0" w:lastRowLastColumn="0"/>
              <w:rPr>
                <w:rFonts w:ascii="Segoe UI" w:hAnsi="Segoe UI" w:cs="Segoe UI"/>
              </w:rPr>
            </w:pPr>
          </w:p>
        </w:tc>
        <w:tc>
          <w:tcPr>
            <w:tcW w:w="1386" w:type="pct"/>
          </w:tcPr>
          <w:p w14:paraId="32BAE240" w14:textId="77777777" w:rsidR="00CC4AE3" w:rsidRPr="002F0734" w:rsidRDefault="00CC4AE3" w:rsidP="001A2D49">
            <w:pPr>
              <w:shd w:val="clear" w:color="auto" w:fill="FFFFFF" w:themeFill="background1"/>
              <w:jc w:val="both"/>
              <w:cnfStyle w:val="000000000000" w:firstRow="0" w:lastRow="0" w:firstColumn="0" w:lastColumn="0" w:oddVBand="0" w:evenVBand="0" w:oddHBand="0" w:evenHBand="0" w:firstRowFirstColumn="0" w:firstRowLastColumn="0" w:lastRowFirstColumn="0" w:lastRowLastColumn="0"/>
              <w:rPr>
                <w:rFonts w:ascii="Segoe UI" w:hAnsi="Segoe UI" w:cs="Segoe UI"/>
              </w:rPr>
            </w:pPr>
          </w:p>
        </w:tc>
      </w:tr>
      <w:tr w:rsidR="00CC4AE3" w:rsidRPr="002F0734" w14:paraId="6B3A950E" w14:textId="77777777" w:rsidTr="001A2D49">
        <w:trPr>
          <w:trHeight w:hRule="exact" w:val="370"/>
        </w:trPr>
        <w:tc>
          <w:tcPr>
            <w:cnfStyle w:val="001000000000" w:firstRow="0" w:lastRow="0" w:firstColumn="1" w:lastColumn="0" w:oddVBand="0" w:evenVBand="0" w:oddHBand="0" w:evenHBand="0" w:firstRowFirstColumn="0" w:firstRowLastColumn="0" w:lastRowFirstColumn="0" w:lastRowLastColumn="0"/>
            <w:tcW w:w="1061" w:type="pct"/>
            <w:hideMark/>
          </w:tcPr>
          <w:p w14:paraId="2FC7033B" w14:textId="77777777" w:rsidR="00CC4AE3" w:rsidRPr="002F0734" w:rsidRDefault="00CC4AE3" w:rsidP="001A2D49">
            <w:pPr>
              <w:shd w:val="clear" w:color="auto" w:fill="FFFFFF" w:themeFill="background1"/>
              <w:jc w:val="both"/>
              <w:rPr>
                <w:rFonts w:ascii="Segoe UI" w:hAnsi="Segoe UI" w:cs="Segoe UI"/>
              </w:rPr>
            </w:pPr>
            <w:r w:rsidRPr="002F0734">
              <w:rPr>
                <w:rFonts w:ascii="Segoe UI" w:hAnsi="Segoe UI" w:cs="Segoe UI"/>
              </w:rPr>
              <w:t>Technical Lead</w:t>
            </w:r>
          </w:p>
        </w:tc>
        <w:tc>
          <w:tcPr>
            <w:tcW w:w="1560" w:type="pct"/>
          </w:tcPr>
          <w:p w14:paraId="00D3BE29" w14:textId="77777777" w:rsidR="00CC4AE3" w:rsidRPr="002F0734" w:rsidRDefault="00CC4AE3" w:rsidP="001A2D49">
            <w:pPr>
              <w:shd w:val="clear" w:color="auto" w:fill="FFFFFF" w:themeFill="background1"/>
              <w:jc w:val="both"/>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2F0734">
              <w:rPr>
                <w:rFonts w:ascii="Segoe UI" w:hAnsi="Segoe UI" w:cs="Segoe UI"/>
              </w:rPr>
              <w:t>Rajiv Shah</w:t>
            </w:r>
          </w:p>
        </w:tc>
        <w:tc>
          <w:tcPr>
            <w:tcW w:w="993" w:type="pct"/>
          </w:tcPr>
          <w:p w14:paraId="5632E88F" w14:textId="77777777" w:rsidR="00CC4AE3" w:rsidRPr="002F0734" w:rsidRDefault="00CC4AE3" w:rsidP="001A2D49">
            <w:pPr>
              <w:shd w:val="clear" w:color="auto" w:fill="FFFFFF" w:themeFill="background1"/>
              <w:jc w:val="both"/>
              <w:cnfStyle w:val="000000000000" w:firstRow="0" w:lastRow="0" w:firstColumn="0" w:lastColumn="0" w:oddVBand="0" w:evenVBand="0" w:oddHBand="0" w:evenHBand="0" w:firstRowFirstColumn="0" w:firstRowLastColumn="0" w:lastRowFirstColumn="0" w:lastRowLastColumn="0"/>
              <w:rPr>
                <w:rFonts w:ascii="Segoe UI" w:hAnsi="Segoe UI" w:cs="Segoe UI"/>
              </w:rPr>
            </w:pPr>
          </w:p>
        </w:tc>
        <w:tc>
          <w:tcPr>
            <w:tcW w:w="1386" w:type="pct"/>
          </w:tcPr>
          <w:p w14:paraId="7A10A298" w14:textId="77777777" w:rsidR="00CC4AE3" w:rsidRPr="002F0734" w:rsidRDefault="00CC4AE3" w:rsidP="001A2D49">
            <w:pPr>
              <w:shd w:val="clear" w:color="auto" w:fill="FFFFFF" w:themeFill="background1"/>
              <w:jc w:val="both"/>
              <w:cnfStyle w:val="000000000000" w:firstRow="0" w:lastRow="0" w:firstColumn="0" w:lastColumn="0" w:oddVBand="0" w:evenVBand="0" w:oddHBand="0" w:evenHBand="0" w:firstRowFirstColumn="0" w:firstRowLastColumn="0" w:lastRowFirstColumn="0" w:lastRowLastColumn="0"/>
              <w:rPr>
                <w:rFonts w:ascii="Segoe UI" w:hAnsi="Segoe UI" w:cs="Segoe UI"/>
              </w:rPr>
            </w:pPr>
          </w:p>
        </w:tc>
      </w:tr>
      <w:tr w:rsidR="00CC4AE3" w:rsidRPr="002F0734" w14:paraId="3B3B955E" w14:textId="77777777" w:rsidTr="001A2D49">
        <w:trPr>
          <w:trHeight w:hRule="exact" w:val="245"/>
        </w:trPr>
        <w:tc>
          <w:tcPr>
            <w:cnfStyle w:val="001000000000" w:firstRow="0" w:lastRow="0" w:firstColumn="1" w:lastColumn="0" w:oddVBand="0" w:evenVBand="0" w:oddHBand="0" w:evenHBand="0" w:firstRowFirstColumn="0" w:firstRowLastColumn="0" w:lastRowFirstColumn="0" w:lastRowLastColumn="0"/>
            <w:tcW w:w="1061" w:type="pct"/>
          </w:tcPr>
          <w:p w14:paraId="41753365" w14:textId="77777777" w:rsidR="00CC4AE3" w:rsidRPr="002F0734" w:rsidRDefault="00CC4AE3" w:rsidP="001A2D49">
            <w:pPr>
              <w:shd w:val="clear" w:color="auto" w:fill="FFFFFF" w:themeFill="background1"/>
              <w:jc w:val="both"/>
              <w:rPr>
                <w:rFonts w:ascii="Segoe UI" w:hAnsi="Segoe UI" w:cs="Segoe UI"/>
              </w:rPr>
            </w:pPr>
          </w:p>
        </w:tc>
        <w:tc>
          <w:tcPr>
            <w:tcW w:w="1560" w:type="pct"/>
          </w:tcPr>
          <w:p w14:paraId="48418687" w14:textId="77777777" w:rsidR="00CC4AE3" w:rsidRPr="002F0734" w:rsidRDefault="00CC4AE3" w:rsidP="001A2D49">
            <w:pPr>
              <w:shd w:val="clear" w:color="auto" w:fill="FFFFFF" w:themeFill="background1"/>
              <w:jc w:val="both"/>
              <w:cnfStyle w:val="000000000000" w:firstRow="0" w:lastRow="0" w:firstColumn="0" w:lastColumn="0" w:oddVBand="0" w:evenVBand="0" w:oddHBand="0" w:evenHBand="0" w:firstRowFirstColumn="0" w:firstRowLastColumn="0" w:lastRowFirstColumn="0" w:lastRowLastColumn="0"/>
              <w:rPr>
                <w:rFonts w:ascii="Segoe UI" w:hAnsi="Segoe UI" w:cs="Segoe UI"/>
              </w:rPr>
            </w:pPr>
          </w:p>
        </w:tc>
        <w:tc>
          <w:tcPr>
            <w:tcW w:w="993" w:type="pct"/>
          </w:tcPr>
          <w:p w14:paraId="14D2C4E8" w14:textId="77777777" w:rsidR="00CC4AE3" w:rsidRPr="002F0734" w:rsidRDefault="00CC4AE3" w:rsidP="001A2D49">
            <w:pPr>
              <w:shd w:val="clear" w:color="auto" w:fill="FFFFFF" w:themeFill="background1"/>
              <w:jc w:val="both"/>
              <w:cnfStyle w:val="000000000000" w:firstRow="0" w:lastRow="0" w:firstColumn="0" w:lastColumn="0" w:oddVBand="0" w:evenVBand="0" w:oddHBand="0" w:evenHBand="0" w:firstRowFirstColumn="0" w:firstRowLastColumn="0" w:lastRowFirstColumn="0" w:lastRowLastColumn="0"/>
              <w:rPr>
                <w:rFonts w:ascii="Segoe UI" w:hAnsi="Segoe UI" w:cs="Segoe UI"/>
              </w:rPr>
            </w:pPr>
          </w:p>
        </w:tc>
        <w:tc>
          <w:tcPr>
            <w:tcW w:w="1386" w:type="pct"/>
          </w:tcPr>
          <w:p w14:paraId="74D8C647" w14:textId="77777777" w:rsidR="00CC4AE3" w:rsidRPr="002F0734" w:rsidRDefault="00CC4AE3" w:rsidP="001A2D49">
            <w:pPr>
              <w:shd w:val="clear" w:color="auto" w:fill="FFFFFF" w:themeFill="background1"/>
              <w:jc w:val="both"/>
              <w:cnfStyle w:val="000000000000" w:firstRow="0" w:lastRow="0" w:firstColumn="0" w:lastColumn="0" w:oddVBand="0" w:evenVBand="0" w:oddHBand="0" w:evenHBand="0" w:firstRowFirstColumn="0" w:firstRowLastColumn="0" w:lastRowFirstColumn="0" w:lastRowLastColumn="0"/>
              <w:rPr>
                <w:rFonts w:ascii="Segoe UI" w:hAnsi="Segoe UI" w:cs="Segoe UI"/>
              </w:rPr>
            </w:pPr>
          </w:p>
        </w:tc>
      </w:tr>
      <w:tr w:rsidR="00CC4AE3" w:rsidRPr="002F0734" w14:paraId="0391F8A7" w14:textId="77777777" w:rsidTr="001A2D49">
        <w:trPr>
          <w:trHeight w:hRule="exact" w:val="335"/>
        </w:trPr>
        <w:tc>
          <w:tcPr>
            <w:cnfStyle w:val="001000000000" w:firstRow="0" w:lastRow="0" w:firstColumn="1" w:lastColumn="0" w:oddVBand="0" w:evenVBand="0" w:oddHBand="0" w:evenHBand="0" w:firstRowFirstColumn="0" w:firstRowLastColumn="0" w:lastRowFirstColumn="0" w:lastRowLastColumn="0"/>
            <w:tcW w:w="1061" w:type="pct"/>
            <w:hideMark/>
          </w:tcPr>
          <w:p w14:paraId="77DE0F7C" w14:textId="77777777" w:rsidR="00CC4AE3" w:rsidRPr="002F0734" w:rsidRDefault="00CC4AE3" w:rsidP="001A2D49">
            <w:pPr>
              <w:shd w:val="clear" w:color="auto" w:fill="FFFFFF" w:themeFill="background1"/>
              <w:jc w:val="both"/>
              <w:rPr>
                <w:rFonts w:ascii="Segoe UI" w:hAnsi="Segoe UI" w:cs="Segoe UI"/>
              </w:rPr>
            </w:pPr>
            <w:r w:rsidRPr="002F0734">
              <w:rPr>
                <w:rFonts w:ascii="Segoe UI" w:hAnsi="Segoe UI" w:cs="Segoe UI"/>
              </w:rPr>
              <w:t>Client Approval</w:t>
            </w:r>
          </w:p>
        </w:tc>
        <w:tc>
          <w:tcPr>
            <w:tcW w:w="1560" w:type="pct"/>
            <w:hideMark/>
          </w:tcPr>
          <w:p w14:paraId="1D050E2C" w14:textId="77777777" w:rsidR="00CC4AE3" w:rsidRPr="002F0734" w:rsidRDefault="00CC4AE3" w:rsidP="001A2D49">
            <w:pPr>
              <w:shd w:val="clear" w:color="auto" w:fill="FFFFFF" w:themeFill="background1"/>
              <w:jc w:val="both"/>
              <w:cnfStyle w:val="000000000000" w:firstRow="0" w:lastRow="0" w:firstColumn="0" w:lastColumn="0" w:oddVBand="0" w:evenVBand="0" w:oddHBand="0" w:evenHBand="0" w:firstRowFirstColumn="0" w:firstRowLastColumn="0" w:lastRowFirstColumn="0" w:lastRowLastColumn="0"/>
              <w:rPr>
                <w:rFonts w:ascii="Segoe UI" w:hAnsi="Segoe UI" w:cs="Segoe UI"/>
                <w:b/>
                <w:bCs/>
              </w:rPr>
            </w:pPr>
            <w:r w:rsidRPr="002F0734">
              <w:rPr>
                <w:rFonts w:ascii="Segoe UI" w:hAnsi="Segoe UI" w:cs="Segoe UI"/>
                <w:b/>
                <w:bCs/>
              </w:rPr>
              <w:t>Name</w:t>
            </w:r>
          </w:p>
        </w:tc>
        <w:tc>
          <w:tcPr>
            <w:tcW w:w="993" w:type="pct"/>
            <w:hideMark/>
          </w:tcPr>
          <w:p w14:paraId="65FD66DA" w14:textId="77777777" w:rsidR="00CC4AE3" w:rsidRPr="002F0734" w:rsidRDefault="00CC4AE3" w:rsidP="001A2D49">
            <w:pPr>
              <w:shd w:val="clear" w:color="auto" w:fill="FFFFFF" w:themeFill="background1"/>
              <w:jc w:val="both"/>
              <w:cnfStyle w:val="000000000000" w:firstRow="0" w:lastRow="0" w:firstColumn="0" w:lastColumn="0" w:oddVBand="0" w:evenVBand="0" w:oddHBand="0" w:evenHBand="0" w:firstRowFirstColumn="0" w:firstRowLastColumn="0" w:lastRowFirstColumn="0" w:lastRowLastColumn="0"/>
              <w:rPr>
                <w:rFonts w:ascii="Segoe UI" w:hAnsi="Segoe UI" w:cs="Segoe UI"/>
                <w:b/>
                <w:bCs/>
              </w:rPr>
            </w:pPr>
            <w:r w:rsidRPr="002F0734">
              <w:rPr>
                <w:rFonts w:ascii="Segoe UI" w:hAnsi="Segoe UI" w:cs="Segoe UI"/>
                <w:b/>
                <w:bCs/>
              </w:rPr>
              <w:t>Date</w:t>
            </w:r>
          </w:p>
        </w:tc>
        <w:tc>
          <w:tcPr>
            <w:tcW w:w="1386" w:type="pct"/>
            <w:hideMark/>
          </w:tcPr>
          <w:p w14:paraId="455FB43A" w14:textId="77777777" w:rsidR="00CC4AE3" w:rsidRPr="002F0734" w:rsidRDefault="00CC4AE3" w:rsidP="001A2D49">
            <w:pPr>
              <w:shd w:val="clear" w:color="auto" w:fill="FFFFFF" w:themeFill="background1"/>
              <w:jc w:val="both"/>
              <w:cnfStyle w:val="000000000000" w:firstRow="0" w:lastRow="0" w:firstColumn="0" w:lastColumn="0" w:oddVBand="0" w:evenVBand="0" w:oddHBand="0" w:evenHBand="0" w:firstRowFirstColumn="0" w:firstRowLastColumn="0" w:lastRowFirstColumn="0" w:lastRowLastColumn="0"/>
              <w:rPr>
                <w:rFonts w:ascii="Segoe UI" w:hAnsi="Segoe UI" w:cs="Segoe UI"/>
                <w:b/>
                <w:bCs/>
              </w:rPr>
            </w:pPr>
            <w:r w:rsidRPr="002F0734">
              <w:rPr>
                <w:rFonts w:ascii="Segoe UI" w:hAnsi="Segoe UI" w:cs="Segoe UI"/>
                <w:b/>
                <w:bCs/>
              </w:rPr>
              <w:t>Comments</w:t>
            </w:r>
          </w:p>
        </w:tc>
      </w:tr>
      <w:tr w:rsidR="00CC4AE3" w:rsidRPr="002F0734" w14:paraId="263538A0" w14:textId="77777777" w:rsidTr="001A2D49">
        <w:trPr>
          <w:trHeight w:hRule="exact" w:val="245"/>
        </w:trPr>
        <w:tc>
          <w:tcPr>
            <w:cnfStyle w:val="001000000000" w:firstRow="0" w:lastRow="0" w:firstColumn="1" w:lastColumn="0" w:oddVBand="0" w:evenVBand="0" w:oddHBand="0" w:evenHBand="0" w:firstRowFirstColumn="0" w:firstRowLastColumn="0" w:lastRowFirstColumn="0" w:lastRowLastColumn="0"/>
            <w:tcW w:w="1061" w:type="pct"/>
          </w:tcPr>
          <w:p w14:paraId="11FCE182" w14:textId="77777777" w:rsidR="00CC4AE3" w:rsidRPr="002F0734" w:rsidRDefault="00CC4AE3" w:rsidP="001A2D49">
            <w:pPr>
              <w:shd w:val="clear" w:color="auto" w:fill="FFFFFF" w:themeFill="background1"/>
              <w:jc w:val="both"/>
              <w:rPr>
                <w:rFonts w:ascii="Segoe UI" w:hAnsi="Segoe UI" w:cs="Segoe UI"/>
              </w:rPr>
            </w:pPr>
          </w:p>
        </w:tc>
        <w:tc>
          <w:tcPr>
            <w:tcW w:w="1560" w:type="pct"/>
          </w:tcPr>
          <w:p w14:paraId="2D63EC9A" w14:textId="77777777" w:rsidR="00CC4AE3" w:rsidRPr="002F0734" w:rsidRDefault="00CC4AE3" w:rsidP="001A2D49">
            <w:pPr>
              <w:shd w:val="clear" w:color="auto" w:fill="FFFFFF" w:themeFill="background1"/>
              <w:jc w:val="both"/>
              <w:cnfStyle w:val="000000000000" w:firstRow="0" w:lastRow="0" w:firstColumn="0" w:lastColumn="0" w:oddVBand="0" w:evenVBand="0" w:oddHBand="0" w:evenHBand="0" w:firstRowFirstColumn="0" w:firstRowLastColumn="0" w:lastRowFirstColumn="0" w:lastRowLastColumn="0"/>
              <w:rPr>
                <w:rFonts w:ascii="Segoe UI" w:hAnsi="Segoe UI" w:cs="Segoe UI"/>
              </w:rPr>
            </w:pPr>
          </w:p>
        </w:tc>
        <w:tc>
          <w:tcPr>
            <w:tcW w:w="993" w:type="pct"/>
          </w:tcPr>
          <w:p w14:paraId="6D78A882" w14:textId="77777777" w:rsidR="00CC4AE3" w:rsidRPr="002F0734" w:rsidRDefault="00CC4AE3" w:rsidP="001A2D49">
            <w:pPr>
              <w:shd w:val="clear" w:color="auto" w:fill="FFFFFF" w:themeFill="background1"/>
              <w:jc w:val="both"/>
              <w:cnfStyle w:val="000000000000" w:firstRow="0" w:lastRow="0" w:firstColumn="0" w:lastColumn="0" w:oddVBand="0" w:evenVBand="0" w:oddHBand="0" w:evenHBand="0" w:firstRowFirstColumn="0" w:firstRowLastColumn="0" w:lastRowFirstColumn="0" w:lastRowLastColumn="0"/>
              <w:rPr>
                <w:rFonts w:ascii="Segoe UI" w:hAnsi="Segoe UI" w:cs="Segoe UI"/>
              </w:rPr>
            </w:pPr>
          </w:p>
        </w:tc>
        <w:tc>
          <w:tcPr>
            <w:tcW w:w="1386" w:type="pct"/>
          </w:tcPr>
          <w:p w14:paraId="48E577E4" w14:textId="77777777" w:rsidR="00CC4AE3" w:rsidRPr="002F0734" w:rsidRDefault="00CC4AE3" w:rsidP="001A2D49">
            <w:pPr>
              <w:shd w:val="clear" w:color="auto" w:fill="FFFFFF" w:themeFill="background1"/>
              <w:jc w:val="both"/>
              <w:cnfStyle w:val="000000000000" w:firstRow="0" w:lastRow="0" w:firstColumn="0" w:lastColumn="0" w:oddVBand="0" w:evenVBand="0" w:oddHBand="0" w:evenHBand="0" w:firstRowFirstColumn="0" w:firstRowLastColumn="0" w:lastRowFirstColumn="0" w:lastRowLastColumn="0"/>
              <w:rPr>
                <w:rFonts w:ascii="Segoe UI" w:hAnsi="Segoe UI" w:cs="Segoe UI"/>
              </w:rPr>
            </w:pPr>
          </w:p>
        </w:tc>
      </w:tr>
      <w:tr w:rsidR="00CC4AE3" w:rsidRPr="002F0734" w14:paraId="731CA8EC" w14:textId="77777777" w:rsidTr="001A2D49">
        <w:trPr>
          <w:trHeight w:hRule="exact" w:val="245"/>
        </w:trPr>
        <w:tc>
          <w:tcPr>
            <w:cnfStyle w:val="001000000000" w:firstRow="0" w:lastRow="0" w:firstColumn="1" w:lastColumn="0" w:oddVBand="0" w:evenVBand="0" w:oddHBand="0" w:evenHBand="0" w:firstRowFirstColumn="0" w:firstRowLastColumn="0" w:lastRowFirstColumn="0" w:lastRowLastColumn="0"/>
            <w:tcW w:w="1061" w:type="pct"/>
          </w:tcPr>
          <w:p w14:paraId="62CA20F3" w14:textId="77777777" w:rsidR="00CC4AE3" w:rsidRPr="002F0734" w:rsidRDefault="00CC4AE3" w:rsidP="001A2D49">
            <w:pPr>
              <w:shd w:val="clear" w:color="auto" w:fill="FFFFFF" w:themeFill="background1"/>
              <w:jc w:val="both"/>
              <w:rPr>
                <w:rFonts w:ascii="Segoe UI" w:hAnsi="Segoe UI" w:cs="Segoe UI"/>
                <w:bCs w:val="0"/>
              </w:rPr>
            </w:pPr>
          </w:p>
        </w:tc>
        <w:tc>
          <w:tcPr>
            <w:tcW w:w="1560" w:type="pct"/>
          </w:tcPr>
          <w:p w14:paraId="7F5EE769" w14:textId="77777777" w:rsidR="00CC4AE3" w:rsidRPr="002F0734" w:rsidRDefault="00CC4AE3" w:rsidP="001A2D49">
            <w:pPr>
              <w:shd w:val="clear" w:color="auto" w:fill="FFFFFF" w:themeFill="background1"/>
              <w:jc w:val="both"/>
              <w:cnfStyle w:val="000000000000" w:firstRow="0" w:lastRow="0" w:firstColumn="0" w:lastColumn="0" w:oddVBand="0" w:evenVBand="0" w:oddHBand="0" w:evenHBand="0" w:firstRowFirstColumn="0" w:firstRowLastColumn="0" w:lastRowFirstColumn="0" w:lastRowLastColumn="0"/>
              <w:rPr>
                <w:rFonts w:ascii="Segoe UI" w:hAnsi="Segoe UI" w:cs="Segoe UI"/>
              </w:rPr>
            </w:pPr>
          </w:p>
        </w:tc>
        <w:tc>
          <w:tcPr>
            <w:tcW w:w="993" w:type="pct"/>
          </w:tcPr>
          <w:p w14:paraId="76E09EE0" w14:textId="77777777" w:rsidR="00CC4AE3" w:rsidRPr="002F0734" w:rsidRDefault="00CC4AE3" w:rsidP="001A2D49">
            <w:pPr>
              <w:shd w:val="clear" w:color="auto" w:fill="FFFFFF" w:themeFill="background1"/>
              <w:jc w:val="both"/>
              <w:cnfStyle w:val="000000000000" w:firstRow="0" w:lastRow="0" w:firstColumn="0" w:lastColumn="0" w:oddVBand="0" w:evenVBand="0" w:oddHBand="0" w:evenHBand="0" w:firstRowFirstColumn="0" w:firstRowLastColumn="0" w:lastRowFirstColumn="0" w:lastRowLastColumn="0"/>
              <w:rPr>
                <w:rFonts w:ascii="Segoe UI" w:hAnsi="Segoe UI" w:cs="Segoe UI"/>
              </w:rPr>
            </w:pPr>
          </w:p>
        </w:tc>
        <w:tc>
          <w:tcPr>
            <w:tcW w:w="1386" w:type="pct"/>
          </w:tcPr>
          <w:p w14:paraId="223C01C5" w14:textId="77777777" w:rsidR="00CC4AE3" w:rsidRPr="002F0734" w:rsidRDefault="00CC4AE3" w:rsidP="001A2D49">
            <w:pPr>
              <w:shd w:val="clear" w:color="auto" w:fill="FFFFFF" w:themeFill="background1"/>
              <w:jc w:val="both"/>
              <w:cnfStyle w:val="000000000000" w:firstRow="0" w:lastRow="0" w:firstColumn="0" w:lastColumn="0" w:oddVBand="0" w:evenVBand="0" w:oddHBand="0" w:evenHBand="0" w:firstRowFirstColumn="0" w:firstRowLastColumn="0" w:lastRowFirstColumn="0" w:lastRowLastColumn="0"/>
              <w:rPr>
                <w:rFonts w:ascii="Segoe UI" w:hAnsi="Segoe UI" w:cs="Segoe UI"/>
              </w:rPr>
            </w:pPr>
          </w:p>
        </w:tc>
      </w:tr>
    </w:tbl>
    <w:p w14:paraId="2D895514" w14:textId="77777777" w:rsidR="00CC4AE3" w:rsidRPr="002F0734" w:rsidRDefault="00CC4AE3" w:rsidP="00CC4AE3">
      <w:pPr>
        <w:spacing w:line="276" w:lineRule="auto"/>
        <w:jc w:val="both"/>
        <w:rPr>
          <w:rFonts w:ascii="Segoe UI" w:hAnsi="Segoe UI" w:cs="Segoe UI"/>
        </w:rPr>
      </w:pPr>
    </w:p>
    <w:p w14:paraId="0891B71C" w14:textId="77777777" w:rsidR="00CC4AE3" w:rsidRPr="002F0734" w:rsidRDefault="00CC4AE3" w:rsidP="00CC4AE3">
      <w:pPr>
        <w:spacing w:line="276" w:lineRule="auto"/>
        <w:jc w:val="both"/>
        <w:rPr>
          <w:rFonts w:ascii="Segoe UI" w:hAnsi="Segoe UI" w:cs="Segoe UI"/>
        </w:rPr>
      </w:pPr>
      <w:r w:rsidRPr="002F0734">
        <w:rPr>
          <w:rFonts w:ascii="Segoe UI" w:hAnsi="Segoe UI" w:cs="Segoe UI"/>
        </w:rPr>
        <w:br w:type="page"/>
      </w:r>
      <w:bookmarkStart w:id="10" w:name="_Toc534906294"/>
      <w:bookmarkStart w:id="11" w:name="_Toc2088311"/>
    </w:p>
    <w:p w14:paraId="592A74A7" w14:textId="4FB48274" w:rsidR="00CC4AE3" w:rsidRPr="002F0734" w:rsidRDefault="00CC4AE3" w:rsidP="000E0D83">
      <w:pPr>
        <w:pStyle w:val="Heading1"/>
        <w:numPr>
          <w:ilvl w:val="0"/>
          <w:numId w:val="30"/>
        </w:numPr>
        <w:rPr>
          <w:rFonts w:ascii="Segoe UI" w:hAnsi="Segoe UI" w:cs="Segoe UI"/>
          <w:b/>
          <w:sz w:val="22"/>
          <w:szCs w:val="22"/>
        </w:rPr>
      </w:pPr>
      <w:bookmarkStart w:id="12" w:name="_Toc188379660"/>
      <w:r w:rsidRPr="002F0734">
        <w:rPr>
          <w:rFonts w:ascii="Segoe UI" w:hAnsi="Segoe UI" w:cs="Segoe UI"/>
          <w:b/>
          <w:sz w:val="22"/>
          <w:szCs w:val="22"/>
        </w:rPr>
        <w:lastRenderedPageBreak/>
        <w:t>DOCUMENT REVISION LOG</w:t>
      </w:r>
      <w:bookmarkEnd w:id="10"/>
      <w:bookmarkEnd w:id="11"/>
      <w:bookmarkEnd w:id="12"/>
    </w:p>
    <w:p w14:paraId="4CCA0F72" w14:textId="77777777" w:rsidR="00CC4AE3" w:rsidRPr="002F0734" w:rsidRDefault="00CC4AE3" w:rsidP="00CC4AE3">
      <w:pPr>
        <w:jc w:val="both"/>
        <w:rPr>
          <w:rFonts w:ascii="Segoe UI" w:hAnsi="Segoe UI" w:cs="Segoe UI"/>
        </w:rPr>
      </w:pPr>
    </w:p>
    <w:p w14:paraId="7EBF6E03" w14:textId="77777777" w:rsidR="00CC4AE3" w:rsidRPr="002F0734" w:rsidRDefault="00CC4AE3" w:rsidP="00CC4AE3">
      <w:pPr>
        <w:jc w:val="both"/>
        <w:rPr>
          <w:rFonts w:ascii="Segoe UI" w:hAnsi="Segoe UI" w:cs="Segoe UI"/>
        </w:rPr>
      </w:pPr>
      <w:r w:rsidRPr="002F0734">
        <w:rPr>
          <w:rFonts w:ascii="Segoe UI" w:hAnsi="Segoe UI" w:cs="Segoe UI"/>
          <w:noProof/>
        </w:rPr>
        <mc:AlternateContent>
          <mc:Choice Requires="wpg">
            <w:drawing>
              <wp:anchor distT="0" distB="0" distL="114300" distR="114300" simplePos="0" relativeHeight="251666432" behindDoc="0" locked="0" layoutInCell="1" allowOverlap="1" wp14:anchorId="07463116" wp14:editId="2AD5D756">
                <wp:simplePos x="0" y="0"/>
                <wp:positionH relativeFrom="margin">
                  <wp:posOffset>6816725</wp:posOffset>
                </wp:positionH>
                <wp:positionV relativeFrom="paragraph">
                  <wp:posOffset>12700</wp:posOffset>
                </wp:positionV>
                <wp:extent cx="403225" cy="854710"/>
                <wp:effectExtent l="0" t="0" r="0" b="0"/>
                <wp:wrapNone/>
                <wp:docPr id="743228427"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3225" cy="854710"/>
                          <a:chOff x="0" y="0"/>
                          <a:chExt cx="403761" cy="855023"/>
                        </a:xfrm>
                      </wpg:grpSpPr>
                      <wps:wsp>
                        <wps:cNvPr id="12" name="Rectangle 12"/>
                        <wps:cNvSpPr/>
                        <wps:spPr>
                          <a:xfrm>
                            <a:off x="0" y="0"/>
                            <a:ext cx="403761" cy="855023"/>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3" name="Picture 13"/>
                          <pic:cNvPicPr>
                            <a:picLocks noChangeAspect="1"/>
                          </pic:cNvPicPr>
                        </pic:nvPicPr>
                        <pic:blipFill>
                          <a:blip r:embed="rId8" cstate="print"/>
                          <a:stretch>
                            <a:fillRect/>
                          </a:stretch>
                        </pic:blipFill>
                        <pic:spPr>
                          <a:xfrm>
                            <a:off x="63795" y="85060"/>
                            <a:ext cx="261620" cy="677545"/>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7AB7B6A0" id="Group 1" o:spid="_x0000_s1026" style="position:absolute;margin-left:536.75pt;margin-top:1pt;width:31.75pt;height:67.3pt;z-index:251666432;mso-position-horizontal-relative:margin" coordsize="4037,85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">
                <v:rect id="Rectangle 12" o:spid="_x0000_s1027" style="position:absolute;width:4037;height:85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" fillcolor="white [3212]" stroked="f" strokeweight="1pt"/>
                <v:shape id="Picture 13" o:spid="_x0000_s1028" type="#_x0000_t75" style="position:absolute;left:637;top:850;width:2617;height:67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">
                  <v:imagedata r:id="rId9" o:title=""/>
                </v:shape>
                <w10:wrap anchorx="margin"/>
              </v:group>
            </w:pict>
          </mc:Fallback>
        </mc:AlternateContent>
      </w:r>
    </w:p>
    <w:tbl>
      <w:tblPr>
        <w:tblStyle w:val="TableGridLight1"/>
        <w:tblW w:w="0" w:type="auto"/>
        <w:tblLook w:val="04A0" w:firstRow="1" w:lastRow="0" w:firstColumn="1" w:lastColumn="0" w:noHBand="0" w:noVBand="1"/>
      </w:tblPr>
      <w:tblGrid>
        <w:gridCol w:w="2650"/>
        <w:gridCol w:w="2134"/>
        <w:gridCol w:w="3142"/>
        <w:gridCol w:w="2605"/>
      </w:tblGrid>
      <w:tr w:rsidR="00CC4AE3" w:rsidRPr="002F0734" w14:paraId="73E2FFB1" w14:textId="77777777" w:rsidTr="001A2D49">
        <w:trPr>
          <w:trHeight w:val="295"/>
        </w:trPr>
        <w:tc>
          <w:tcPr>
            <w:tcW w:w="2650" w:type="dxa"/>
            <w:hideMark/>
          </w:tcPr>
          <w:p w14:paraId="10EC74FC" w14:textId="77777777" w:rsidR="00CC4AE3" w:rsidRPr="002F0734" w:rsidRDefault="00CC4AE3" w:rsidP="001A2D49">
            <w:pPr>
              <w:jc w:val="both"/>
              <w:rPr>
                <w:rFonts w:ascii="Segoe UI" w:hAnsi="Segoe UI" w:cs="Segoe UI"/>
                <w:b/>
                <w:lang w:eastAsia="en-IN"/>
              </w:rPr>
            </w:pPr>
            <w:r w:rsidRPr="002F0734">
              <w:rPr>
                <w:rFonts w:ascii="Segoe UI" w:hAnsi="Segoe UI" w:cs="Segoe UI"/>
                <w:b/>
              </w:rPr>
              <w:t>Document Version No.</w:t>
            </w:r>
          </w:p>
        </w:tc>
        <w:tc>
          <w:tcPr>
            <w:tcW w:w="2134" w:type="dxa"/>
            <w:hideMark/>
          </w:tcPr>
          <w:p w14:paraId="5A509FD1" w14:textId="77777777" w:rsidR="00CC4AE3" w:rsidRPr="002F0734" w:rsidRDefault="00CC4AE3" w:rsidP="001A2D49">
            <w:pPr>
              <w:jc w:val="both"/>
              <w:rPr>
                <w:rFonts w:ascii="Segoe UI" w:hAnsi="Segoe UI" w:cs="Segoe UI"/>
                <w:b/>
                <w:lang w:eastAsia="en-IN"/>
              </w:rPr>
            </w:pPr>
            <w:r w:rsidRPr="002F0734">
              <w:rPr>
                <w:rFonts w:ascii="Segoe UI" w:hAnsi="Segoe UI" w:cs="Segoe UI"/>
                <w:b/>
              </w:rPr>
              <w:t>Revision Date</w:t>
            </w:r>
          </w:p>
        </w:tc>
        <w:tc>
          <w:tcPr>
            <w:tcW w:w="3142" w:type="dxa"/>
            <w:hideMark/>
          </w:tcPr>
          <w:p w14:paraId="620FFE93" w14:textId="77777777" w:rsidR="00CC4AE3" w:rsidRPr="002F0734" w:rsidRDefault="00CC4AE3" w:rsidP="001A2D49">
            <w:pPr>
              <w:jc w:val="both"/>
              <w:rPr>
                <w:rFonts w:ascii="Segoe UI" w:hAnsi="Segoe UI" w:cs="Segoe UI"/>
                <w:b/>
                <w:lang w:eastAsia="en-IN"/>
              </w:rPr>
            </w:pPr>
            <w:r w:rsidRPr="002F0734">
              <w:rPr>
                <w:rFonts w:ascii="Segoe UI" w:hAnsi="Segoe UI" w:cs="Segoe UI"/>
                <w:b/>
              </w:rPr>
              <w:t>Revision Description</w:t>
            </w:r>
          </w:p>
        </w:tc>
        <w:tc>
          <w:tcPr>
            <w:tcW w:w="2605" w:type="dxa"/>
            <w:hideMark/>
          </w:tcPr>
          <w:p w14:paraId="1AA62B97" w14:textId="77777777" w:rsidR="00CC4AE3" w:rsidRPr="002F0734" w:rsidRDefault="00CC4AE3" w:rsidP="001A2D49">
            <w:pPr>
              <w:jc w:val="both"/>
              <w:rPr>
                <w:rFonts w:ascii="Segoe UI" w:hAnsi="Segoe UI" w:cs="Segoe UI"/>
                <w:b/>
                <w:lang w:eastAsia="en-IN"/>
              </w:rPr>
            </w:pPr>
            <w:r w:rsidRPr="002F0734">
              <w:rPr>
                <w:rFonts w:ascii="Segoe UI" w:hAnsi="Segoe UI" w:cs="Segoe UI"/>
                <w:b/>
              </w:rPr>
              <w:t>Revision made by</w:t>
            </w:r>
          </w:p>
        </w:tc>
      </w:tr>
      <w:tr w:rsidR="00CC4AE3" w:rsidRPr="002F0734" w14:paraId="77251675" w14:textId="77777777" w:rsidTr="001A2D49">
        <w:trPr>
          <w:trHeight w:val="541"/>
        </w:trPr>
        <w:tc>
          <w:tcPr>
            <w:tcW w:w="2650" w:type="dxa"/>
          </w:tcPr>
          <w:p w14:paraId="66782036" w14:textId="77777777" w:rsidR="00CC4AE3" w:rsidRPr="002F0734" w:rsidRDefault="00CC4AE3" w:rsidP="001A2D49">
            <w:pPr>
              <w:shd w:val="clear" w:color="auto" w:fill="FFFFFF" w:themeFill="background1"/>
              <w:spacing w:before="240"/>
              <w:jc w:val="both"/>
              <w:rPr>
                <w:rFonts w:ascii="Segoe UI" w:hAnsi="Segoe UI" w:cs="Segoe UI"/>
                <w:lang w:eastAsia="en-IN"/>
              </w:rPr>
            </w:pPr>
          </w:p>
        </w:tc>
        <w:tc>
          <w:tcPr>
            <w:tcW w:w="2134" w:type="dxa"/>
          </w:tcPr>
          <w:p w14:paraId="29789BA6" w14:textId="77777777" w:rsidR="00CC4AE3" w:rsidRPr="002F0734" w:rsidRDefault="00CC4AE3" w:rsidP="001A2D49">
            <w:pPr>
              <w:shd w:val="clear" w:color="auto" w:fill="FFFFFF" w:themeFill="background1"/>
              <w:spacing w:before="240"/>
              <w:jc w:val="both"/>
              <w:rPr>
                <w:rFonts w:ascii="Segoe UI" w:hAnsi="Segoe UI" w:cs="Segoe UI"/>
                <w:lang w:eastAsia="en-IN"/>
              </w:rPr>
            </w:pPr>
          </w:p>
        </w:tc>
        <w:tc>
          <w:tcPr>
            <w:tcW w:w="3142" w:type="dxa"/>
          </w:tcPr>
          <w:p w14:paraId="12F7F597" w14:textId="77777777" w:rsidR="00CC4AE3" w:rsidRPr="002F0734" w:rsidRDefault="00CC4AE3" w:rsidP="001A2D49">
            <w:pPr>
              <w:shd w:val="clear" w:color="auto" w:fill="FFFFFF" w:themeFill="background1"/>
              <w:spacing w:before="240"/>
              <w:jc w:val="both"/>
              <w:rPr>
                <w:rFonts w:ascii="Segoe UI" w:hAnsi="Segoe UI" w:cs="Segoe UI"/>
                <w:lang w:eastAsia="en-IN"/>
              </w:rPr>
            </w:pPr>
          </w:p>
        </w:tc>
        <w:tc>
          <w:tcPr>
            <w:tcW w:w="2605" w:type="dxa"/>
          </w:tcPr>
          <w:p w14:paraId="4D9563DE" w14:textId="77777777" w:rsidR="00CC4AE3" w:rsidRPr="002F0734" w:rsidRDefault="00CC4AE3" w:rsidP="001A2D49">
            <w:pPr>
              <w:shd w:val="clear" w:color="auto" w:fill="FFFFFF" w:themeFill="background1"/>
              <w:spacing w:before="240"/>
              <w:jc w:val="both"/>
              <w:rPr>
                <w:rFonts w:ascii="Segoe UI" w:hAnsi="Segoe UI" w:cs="Segoe UI"/>
                <w:lang w:eastAsia="en-IN"/>
              </w:rPr>
            </w:pPr>
          </w:p>
        </w:tc>
      </w:tr>
      <w:tr w:rsidR="00CC4AE3" w:rsidRPr="002F0734" w14:paraId="6EEC5BB6" w14:textId="77777777" w:rsidTr="001A2D49">
        <w:trPr>
          <w:trHeight w:val="558"/>
        </w:trPr>
        <w:tc>
          <w:tcPr>
            <w:tcW w:w="2650" w:type="dxa"/>
          </w:tcPr>
          <w:p w14:paraId="64DB8C66" w14:textId="77777777" w:rsidR="00CC4AE3" w:rsidRPr="002F0734" w:rsidRDefault="00CC4AE3" w:rsidP="001A2D49">
            <w:pPr>
              <w:shd w:val="clear" w:color="auto" w:fill="FFFFFF" w:themeFill="background1"/>
              <w:spacing w:before="240"/>
              <w:jc w:val="both"/>
              <w:rPr>
                <w:rFonts w:ascii="Segoe UI" w:hAnsi="Segoe UI" w:cs="Segoe UI"/>
                <w:lang w:eastAsia="en-IN"/>
              </w:rPr>
            </w:pPr>
          </w:p>
        </w:tc>
        <w:tc>
          <w:tcPr>
            <w:tcW w:w="2134" w:type="dxa"/>
          </w:tcPr>
          <w:p w14:paraId="55A615AC" w14:textId="77777777" w:rsidR="00CC4AE3" w:rsidRPr="002F0734" w:rsidRDefault="00CC4AE3" w:rsidP="001A2D49">
            <w:pPr>
              <w:shd w:val="clear" w:color="auto" w:fill="FFFFFF" w:themeFill="background1"/>
              <w:spacing w:before="240"/>
              <w:jc w:val="both"/>
              <w:rPr>
                <w:rFonts w:ascii="Segoe UI" w:hAnsi="Segoe UI" w:cs="Segoe UI"/>
                <w:lang w:eastAsia="en-IN"/>
              </w:rPr>
            </w:pPr>
          </w:p>
        </w:tc>
        <w:tc>
          <w:tcPr>
            <w:tcW w:w="3142" w:type="dxa"/>
          </w:tcPr>
          <w:p w14:paraId="5F9A418C" w14:textId="77777777" w:rsidR="00CC4AE3" w:rsidRPr="002F0734" w:rsidRDefault="00CC4AE3" w:rsidP="001A2D49">
            <w:pPr>
              <w:shd w:val="clear" w:color="auto" w:fill="FFFFFF" w:themeFill="background1"/>
              <w:spacing w:before="240"/>
              <w:jc w:val="both"/>
              <w:rPr>
                <w:rFonts w:ascii="Segoe UI" w:hAnsi="Segoe UI" w:cs="Segoe UI"/>
                <w:lang w:eastAsia="en-IN"/>
              </w:rPr>
            </w:pPr>
          </w:p>
        </w:tc>
        <w:tc>
          <w:tcPr>
            <w:tcW w:w="2605" w:type="dxa"/>
          </w:tcPr>
          <w:p w14:paraId="3BD17E70" w14:textId="77777777" w:rsidR="00CC4AE3" w:rsidRPr="002F0734" w:rsidRDefault="00CC4AE3" w:rsidP="001A2D49">
            <w:pPr>
              <w:shd w:val="clear" w:color="auto" w:fill="FFFFFF" w:themeFill="background1"/>
              <w:spacing w:before="240"/>
              <w:jc w:val="both"/>
              <w:rPr>
                <w:rFonts w:ascii="Segoe UI" w:hAnsi="Segoe UI" w:cs="Segoe UI"/>
                <w:lang w:eastAsia="en-IN"/>
              </w:rPr>
            </w:pPr>
          </w:p>
        </w:tc>
      </w:tr>
      <w:tr w:rsidR="00CC4AE3" w:rsidRPr="002F0734" w14:paraId="1304C707" w14:textId="77777777" w:rsidTr="001A2D49">
        <w:trPr>
          <w:trHeight w:val="541"/>
        </w:trPr>
        <w:tc>
          <w:tcPr>
            <w:tcW w:w="2650" w:type="dxa"/>
          </w:tcPr>
          <w:p w14:paraId="7C874AD3" w14:textId="77777777" w:rsidR="00CC4AE3" w:rsidRPr="002F0734" w:rsidRDefault="00CC4AE3" w:rsidP="001A2D49">
            <w:pPr>
              <w:shd w:val="clear" w:color="auto" w:fill="FFFFFF" w:themeFill="background1"/>
              <w:spacing w:before="240"/>
              <w:jc w:val="both"/>
              <w:rPr>
                <w:rFonts w:ascii="Segoe UI" w:hAnsi="Segoe UI" w:cs="Segoe UI"/>
                <w:lang w:eastAsia="en-IN"/>
              </w:rPr>
            </w:pPr>
          </w:p>
        </w:tc>
        <w:tc>
          <w:tcPr>
            <w:tcW w:w="2134" w:type="dxa"/>
          </w:tcPr>
          <w:p w14:paraId="6D4E8EA4" w14:textId="77777777" w:rsidR="00CC4AE3" w:rsidRPr="002F0734" w:rsidRDefault="00CC4AE3" w:rsidP="001A2D49">
            <w:pPr>
              <w:shd w:val="clear" w:color="auto" w:fill="FFFFFF" w:themeFill="background1"/>
              <w:spacing w:before="240"/>
              <w:jc w:val="both"/>
              <w:rPr>
                <w:rFonts w:ascii="Segoe UI" w:hAnsi="Segoe UI" w:cs="Segoe UI"/>
                <w:lang w:eastAsia="en-IN"/>
              </w:rPr>
            </w:pPr>
          </w:p>
        </w:tc>
        <w:tc>
          <w:tcPr>
            <w:tcW w:w="3142" w:type="dxa"/>
          </w:tcPr>
          <w:p w14:paraId="79C30B82" w14:textId="77777777" w:rsidR="00CC4AE3" w:rsidRPr="002F0734" w:rsidRDefault="00CC4AE3" w:rsidP="001A2D49">
            <w:pPr>
              <w:shd w:val="clear" w:color="auto" w:fill="FFFFFF" w:themeFill="background1"/>
              <w:spacing w:before="240"/>
              <w:jc w:val="both"/>
              <w:rPr>
                <w:rFonts w:ascii="Segoe UI" w:hAnsi="Segoe UI" w:cs="Segoe UI"/>
                <w:lang w:eastAsia="en-IN"/>
              </w:rPr>
            </w:pPr>
          </w:p>
        </w:tc>
        <w:tc>
          <w:tcPr>
            <w:tcW w:w="2605" w:type="dxa"/>
          </w:tcPr>
          <w:p w14:paraId="4A9D63A6" w14:textId="77777777" w:rsidR="00CC4AE3" w:rsidRPr="002F0734" w:rsidRDefault="00CC4AE3" w:rsidP="001A2D49">
            <w:pPr>
              <w:shd w:val="clear" w:color="auto" w:fill="FFFFFF" w:themeFill="background1"/>
              <w:spacing w:before="240"/>
              <w:jc w:val="both"/>
              <w:rPr>
                <w:rFonts w:ascii="Segoe UI" w:hAnsi="Segoe UI" w:cs="Segoe UI"/>
                <w:lang w:eastAsia="en-IN"/>
              </w:rPr>
            </w:pPr>
          </w:p>
        </w:tc>
      </w:tr>
      <w:tr w:rsidR="00CC4AE3" w:rsidRPr="002F0734" w14:paraId="4B9570F0" w14:textId="77777777" w:rsidTr="001A2D49">
        <w:trPr>
          <w:trHeight w:val="558"/>
        </w:trPr>
        <w:tc>
          <w:tcPr>
            <w:tcW w:w="2650" w:type="dxa"/>
          </w:tcPr>
          <w:p w14:paraId="3954045A" w14:textId="77777777" w:rsidR="00CC4AE3" w:rsidRPr="002F0734" w:rsidRDefault="00CC4AE3" w:rsidP="001A2D49">
            <w:pPr>
              <w:shd w:val="clear" w:color="auto" w:fill="FFFFFF" w:themeFill="background1"/>
              <w:spacing w:before="240"/>
              <w:jc w:val="both"/>
              <w:rPr>
                <w:rFonts w:ascii="Segoe UI" w:hAnsi="Segoe UI" w:cs="Segoe UI"/>
                <w:lang w:eastAsia="en-IN"/>
              </w:rPr>
            </w:pPr>
          </w:p>
        </w:tc>
        <w:tc>
          <w:tcPr>
            <w:tcW w:w="2134" w:type="dxa"/>
          </w:tcPr>
          <w:p w14:paraId="6737BBFF" w14:textId="77777777" w:rsidR="00CC4AE3" w:rsidRPr="002F0734" w:rsidRDefault="00CC4AE3" w:rsidP="001A2D49">
            <w:pPr>
              <w:shd w:val="clear" w:color="auto" w:fill="FFFFFF" w:themeFill="background1"/>
              <w:spacing w:before="240"/>
              <w:jc w:val="both"/>
              <w:rPr>
                <w:rFonts w:ascii="Segoe UI" w:hAnsi="Segoe UI" w:cs="Segoe UI"/>
                <w:lang w:eastAsia="en-IN"/>
              </w:rPr>
            </w:pPr>
          </w:p>
        </w:tc>
        <w:tc>
          <w:tcPr>
            <w:tcW w:w="3142" w:type="dxa"/>
          </w:tcPr>
          <w:p w14:paraId="60341487" w14:textId="77777777" w:rsidR="00CC4AE3" w:rsidRPr="002F0734" w:rsidRDefault="00CC4AE3" w:rsidP="001A2D49">
            <w:pPr>
              <w:shd w:val="clear" w:color="auto" w:fill="FFFFFF" w:themeFill="background1"/>
              <w:spacing w:before="240"/>
              <w:jc w:val="both"/>
              <w:rPr>
                <w:rFonts w:ascii="Segoe UI" w:hAnsi="Segoe UI" w:cs="Segoe UI"/>
                <w:lang w:eastAsia="en-IN"/>
              </w:rPr>
            </w:pPr>
          </w:p>
        </w:tc>
        <w:tc>
          <w:tcPr>
            <w:tcW w:w="2605" w:type="dxa"/>
          </w:tcPr>
          <w:p w14:paraId="490478A7" w14:textId="77777777" w:rsidR="00CC4AE3" w:rsidRPr="002F0734" w:rsidRDefault="00CC4AE3" w:rsidP="001A2D49">
            <w:pPr>
              <w:shd w:val="clear" w:color="auto" w:fill="FFFFFF" w:themeFill="background1"/>
              <w:spacing w:before="240"/>
              <w:jc w:val="both"/>
              <w:rPr>
                <w:rFonts w:ascii="Segoe UI" w:hAnsi="Segoe UI" w:cs="Segoe UI"/>
                <w:lang w:eastAsia="en-IN"/>
              </w:rPr>
            </w:pPr>
          </w:p>
        </w:tc>
      </w:tr>
      <w:tr w:rsidR="00CC4AE3" w:rsidRPr="002F0734" w14:paraId="754277AC" w14:textId="77777777" w:rsidTr="001A2D49">
        <w:trPr>
          <w:trHeight w:val="541"/>
        </w:trPr>
        <w:tc>
          <w:tcPr>
            <w:tcW w:w="2650" w:type="dxa"/>
          </w:tcPr>
          <w:p w14:paraId="3F1A91F6" w14:textId="77777777" w:rsidR="00CC4AE3" w:rsidRPr="002F0734" w:rsidRDefault="00CC4AE3" w:rsidP="001A2D49">
            <w:pPr>
              <w:shd w:val="clear" w:color="auto" w:fill="FFFFFF" w:themeFill="background1"/>
              <w:spacing w:before="240"/>
              <w:jc w:val="both"/>
              <w:rPr>
                <w:rFonts w:ascii="Segoe UI" w:hAnsi="Segoe UI" w:cs="Segoe UI"/>
                <w:lang w:eastAsia="en-IN"/>
              </w:rPr>
            </w:pPr>
          </w:p>
        </w:tc>
        <w:tc>
          <w:tcPr>
            <w:tcW w:w="2134" w:type="dxa"/>
          </w:tcPr>
          <w:p w14:paraId="795E5DFC" w14:textId="77777777" w:rsidR="00CC4AE3" w:rsidRPr="002F0734" w:rsidRDefault="00CC4AE3" w:rsidP="001A2D49">
            <w:pPr>
              <w:shd w:val="clear" w:color="auto" w:fill="FFFFFF" w:themeFill="background1"/>
              <w:spacing w:before="240"/>
              <w:jc w:val="both"/>
              <w:rPr>
                <w:rFonts w:ascii="Segoe UI" w:hAnsi="Segoe UI" w:cs="Segoe UI"/>
                <w:lang w:eastAsia="en-IN"/>
              </w:rPr>
            </w:pPr>
          </w:p>
        </w:tc>
        <w:tc>
          <w:tcPr>
            <w:tcW w:w="3142" w:type="dxa"/>
          </w:tcPr>
          <w:p w14:paraId="344881A9" w14:textId="77777777" w:rsidR="00CC4AE3" w:rsidRPr="002F0734" w:rsidRDefault="00CC4AE3" w:rsidP="001A2D49">
            <w:pPr>
              <w:shd w:val="clear" w:color="auto" w:fill="FFFFFF" w:themeFill="background1"/>
              <w:spacing w:before="240"/>
              <w:jc w:val="both"/>
              <w:rPr>
                <w:rFonts w:ascii="Segoe UI" w:hAnsi="Segoe UI" w:cs="Segoe UI"/>
                <w:lang w:eastAsia="en-IN"/>
              </w:rPr>
            </w:pPr>
          </w:p>
        </w:tc>
        <w:tc>
          <w:tcPr>
            <w:tcW w:w="2605" w:type="dxa"/>
          </w:tcPr>
          <w:p w14:paraId="5CA306A3" w14:textId="77777777" w:rsidR="00CC4AE3" w:rsidRPr="002F0734" w:rsidRDefault="00CC4AE3" w:rsidP="001A2D49">
            <w:pPr>
              <w:shd w:val="clear" w:color="auto" w:fill="FFFFFF" w:themeFill="background1"/>
              <w:spacing w:before="240"/>
              <w:jc w:val="both"/>
              <w:rPr>
                <w:rFonts w:ascii="Segoe UI" w:hAnsi="Segoe UI" w:cs="Segoe UI"/>
                <w:lang w:eastAsia="en-IN"/>
              </w:rPr>
            </w:pPr>
          </w:p>
        </w:tc>
      </w:tr>
    </w:tbl>
    <w:p w14:paraId="11F6073C" w14:textId="77777777" w:rsidR="00CC4AE3" w:rsidRPr="002F0734" w:rsidRDefault="00CC4AE3" w:rsidP="00CC4AE3">
      <w:pPr>
        <w:spacing w:line="276" w:lineRule="auto"/>
        <w:jc w:val="both"/>
        <w:rPr>
          <w:rFonts w:ascii="Segoe UI" w:hAnsi="Segoe UI" w:cs="Segoe UI"/>
        </w:rPr>
      </w:pPr>
    </w:p>
    <w:p w14:paraId="2680451E" w14:textId="77777777" w:rsidR="00CC4AE3" w:rsidRPr="002F0734" w:rsidRDefault="00CC4AE3" w:rsidP="00CC4AE3">
      <w:pPr>
        <w:spacing w:line="276" w:lineRule="auto"/>
        <w:jc w:val="both"/>
        <w:rPr>
          <w:rFonts w:ascii="Segoe UI" w:hAnsi="Segoe UI" w:cs="Segoe UI"/>
        </w:rPr>
      </w:pPr>
      <w:bookmarkStart w:id="13" w:name="_Toc456722344"/>
      <w:bookmarkStart w:id="14" w:name="_Toc534906295"/>
      <w:bookmarkStart w:id="15" w:name="_Toc2088312"/>
      <w:r w:rsidRPr="002F0734">
        <w:rPr>
          <w:rFonts w:ascii="Segoe UI" w:hAnsi="Segoe UI" w:cs="Segoe UI"/>
        </w:rPr>
        <w:br w:type="page"/>
      </w:r>
      <w:bookmarkEnd w:id="13"/>
      <w:bookmarkEnd w:id="14"/>
      <w:bookmarkEnd w:id="15"/>
    </w:p>
    <w:p w14:paraId="21E84BD8" w14:textId="77B0FBDB" w:rsidR="00CC4AE3" w:rsidRDefault="00CC4AE3" w:rsidP="00CC4AE3">
      <w:pPr>
        <w:pStyle w:val="Heading1"/>
        <w:jc w:val="left"/>
        <w:rPr>
          <w:rFonts w:ascii="Segoe UI" w:hAnsi="Segoe UI" w:cs="Segoe UI"/>
          <w:b/>
          <w:sz w:val="22"/>
          <w:szCs w:val="22"/>
        </w:rPr>
      </w:pPr>
      <w:bookmarkStart w:id="16" w:name="_Toc188379661"/>
      <w:r w:rsidRPr="00DB0AA2">
        <w:rPr>
          <w:rFonts w:ascii="Segoe UI" w:hAnsi="Segoe UI" w:cs="Segoe UI"/>
          <w:b/>
          <w:sz w:val="22"/>
          <w:szCs w:val="22"/>
        </w:rPr>
        <w:lastRenderedPageBreak/>
        <w:t>3. BUSINESS REQUIREMENT</w:t>
      </w:r>
      <w:bookmarkEnd w:id="16"/>
    </w:p>
    <w:p w14:paraId="67B25CEE" w14:textId="5BBB0209" w:rsidR="00990D43" w:rsidRDefault="006F7482" w:rsidP="00D34FD5">
      <w:pPr>
        <w:spacing w:line="276" w:lineRule="auto"/>
        <w:jc w:val="both"/>
        <w:rPr>
          <w:rFonts w:ascii="Segoe UI" w:hAnsi="Segoe UI" w:cs="Segoe UI"/>
          <w:sz w:val="20"/>
          <w:szCs w:val="20"/>
        </w:rPr>
      </w:pPr>
      <w:r w:rsidRPr="00022B87">
        <w:rPr>
          <w:rFonts w:ascii="Segoe UI" w:hAnsi="Segoe UI" w:cs="Segoe UI"/>
          <w:noProof/>
          <w:sz w:val="20"/>
          <w:szCs w:val="20"/>
        </w:rPr>
        <mc:AlternateContent>
          <mc:Choice Requires="wpg">
            <w:drawing>
              <wp:anchor distT="0" distB="0" distL="114300" distR="114300" simplePos="0" relativeHeight="251669504" behindDoc="0" locked="0" layoutInCell="1" allowOverlap="1" wp14:anchorId="68B2B683" wp14:editId="2B10A93E">
                <wp:simplePos x="0" y="0"/>
                <wp:positionH relativeFrom="rightMargin">
                  <wp:align>left</wp:align>
                </wp:positionH>
                <wp:positionV relativeFrom="paragraph">
                  <wp:posOffset>90805</wp:posOffset>
                </wp:positionV>
                <wp:extent cx="384175" cy="854710"/>
                <wp:effectExtent l="0" t="0" r="0" b="2540"/>
                <wp:wrapNone/>
                <wp:docPr id="14" name="Group 14"/>
                <wp:cNvGraphicFramePr/>
                <a:graphic xmlns:a="http://schemas.openxmlformats.org/drawingml/2006/main">
                  <a:graphicData uri="http://schemas.microsoft.com/office/word/2010/wordprocessingGroup">
                    <wpg:wgp>
                      <wpg:cNvGrpSpPr/>
                      <wpg:grpSpPr>
                        <a:xfrm>
                          <a:off x="0" y="0"/>
                          <a:ext cx="384175" cy="854710"/>
                          <a:chOff x="0" y="0"/>
                          <a:chExt cx="403761" cy="855023"/>
                        </a:xfrm>
                      </wpg:grpSpPr>
                      <wps:wsp>
                        <wps:cNvPr id="15" name="Rectangle 15"/>
                        <wps:cNvSpPr/>
                        <wps:spPr>
                          <a:xfrm>
                            <a:off x="0" y="0"/>
                            <a:ext cx="403761" cy="855023"/>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6" name="Picture 16"/>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63795" y="85060"/>
                            <a:ext cx="261620" cy="677545"/>
                          </a:xfrm>
                          <a:prstGeom prst="rect">
                            <a:avLst/>
                          </a:prstGeom>
                        </pic:spPr>
                      </pic:pic>
                    </wpg:wgp>
                  </a:graphicData>
                </a:graphic>
                <wp14:sizeRelH relativeFrom="margin">
                  <wp14:pctWidth>0</wp14:pctWidth>
                </wp14:sizeRelH>
              </wp:anchor>
            </w:drawing>
          </mc:Choice>
          <mc:Fallback>
            <w:pict>
              <v:group w14:anchorId="2A32C726" id="Group 14" o:spid="_x0000_s1026" style="position:absolute;margin-left:0;margin-top:7.15pt;width:30.25pt;height:67.3pt;z-index:251669504;mso-position-horizontal:left;mso-position-horizontal-relative:right-margin-area;mso-width-relative:margin" coordsize="4037,85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">
                <v:rect id="Rectangle 15" o:spid="_x0000_s1027" style="position:absolute;width:4037;height:85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" fillcolor="white [3212]" stroked="f" strokeweight="1pt"/>
                <v:shape id="Picture 16" o:spid="_x0000_s1028" type="#_x0000_t75" style="position:absolute;left:637;top:850;width:2617;height:67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">
                  <v:imagedata r:id="rId9" o:title=""/>
                </v:shape>
                <w10:wrap anchorx="margin"/>
              </v:group>
            </w:pict>
          </mc:Fallback>
        </mc:AlternateContent>
      </w:r>
      <w:r>
        <w:rPr>
          <w:rFonts w:ascii="Segoe UI" w:hAnsi="Segoe UI" w:cs="Segoe UI"/>
          <w:sz w:val="20"/>
          <w:szCs w:val="20"/>
        </w:rPr>
        <w:t>Business requires</w:t>
      </w:r>
      <w:r w:rsidR="00CC24B7">
        <w:rPr>
          <w:rFonts w:ascii="Segoe UI" w:hAnsi="Segoe UI" w:cs="Segoe UI"/>
          <w:sz w:val="20"/>
          <w:szCs w:val="20"/>
        </w:rPr>
        <w:t xml:space="preserve"> three New</w:t>
      </w:r>
      <w:r>
        <w:rPr>
          <w:rFonts w:ascii="Segoe UI" w:hAnsi="Segoe UI" w:cs="Segoe UI"/>
          <w:sz w:val="20"/>
          <w:szCs w:val="20"/>
        </w:rPr>
        <w:t xml:space="preserve"> API</w:t>
      </w:r>
      <w:r w:rsidR="00540F37">
        <w:rPr>
          <w:rFonts w:ascii="Segoe UI" w:hAnsi="Segoe UI" w:cs="Segoe UI"/>
          <w:sz w:val="20"/>
          <w:szCs w:val="20"/>
        </w:rPr>
        <w:t>.</w:t>
      </w:r>
    </w:p>
    <w:p w14:paraId="40A410E5" w14:textId="77777777" w:rsidR="00D34FD5" w:rsidRPr="00D34FD5" w:rsidRDefault="00D34FD5" w:rsidP="00D34FD5">
      <w:pPr>
        <w:pStyle w:val="ListParagraph"/>
        <w:numPr>
          <w:ilvl w:val="0"/>
          <w:numId w:val="11"/>
        </w:numPr>
        <w:spacing w:line="276" w:lineRule="auto"/>
        <w:rPr>
          <w:rFonts w:cs="Segoe UI"/>
          <w:szCs w:val="20"/>
        </w:rPr>
      </w:pPr>
      <w:r w:rsidRPr="00D34FD5">
        <w:rPr>
          <w:rFonts w:cs="Segoe UI"/>
          <w:szCs w:val="20"/>
        </w:rPr>
        <w:t xml:space="preserve">Loan Contract Close API </w:t>
      </w:r>
    </w:p>
    <w:p w14:paraId="7128F363" w14:textId="77777777" w:rsidR="00D34FD5" w:rsidRDefault="00D34FD5" w:rsidP="00D34FD5">
      <w:pPr>
        <w:pStyle w:val="ListParagraph"/>
        <w:numPr>
          <w:ilvl w:val="0"/>
          <w:numId w:val="11"/>
        </w:numPr>
        <w:spacing w:line="276" w:lineRule="auto"/>
        <w:rPr>
          <w:rFonts w:cs="Segoe UI"/>
          <w:szCs w:val="20"/>
        </w:rPr>
      </w:pPr>
      <w:r>
        <w:rPr>
          <w:rFonts w:cs="Segoe UI"/>
          <w:szCs w:val="20"/>
        </w:rPr>
        <w:t xml:space="preserve">Loan </w:t>
      </w:r>
      <w:r w:rsidR="00CC24B7">
        <w:rPr>
          <w:rFonts w:cs="Segoe UI"/>
          <w:szCs w:val="20"/>
        </w:rPr>
        <w:t>A</w:t>
      </w:r>
      <w:r>
        <w:rPr>
          <w:rFonts w:cs="Segoe UI"/>
          <w:szCs w:val="20"/>
        </w:rPr>
        <w:t>ccount close API.</w:t>
      </w:r>
    </w:p>
    <w:p w14:paraId="4B0E00C5" w14:textId="77777777" w:rsidR="00990D43" w:rsidRDefault="00990D43" w:rsidP="00D34FD5">
      <w:pPr>
        <w:pStyle w:val="ListParagraph"/>
        <w:numPr>
          <w:ilvl w:val="0"/>
          <w:numId w:val="11"/>
        </w:numPr>
        <w:spacing w:line="276" w:lineRule="auto"/>
        <w:rPr>
          <w:rFonts w:cs="Segoe UI"/>
          <w:szCs w:val="20"/>
        </w:rPr>
      </w:pPr>
      <w:r>
        <w:rPr>
          <w:rFonts w:cs="Segoe UI"/>
          <w:szCs w:val="20"/>
        </w:rPr>
        <w:t>Loan Foreclosure API.</w:t>
      </w:r>
    </w:p>
    <w:p w14:paraId="73405D4E" w14:textId="77777777" w:rsidR="00990D43" w:rsidRPr="00D34FD5" w:rsidRDefault="00990D43" w:rsidP="00D34FD5">
      <w:pPr>
        <w:pStyle w:val="ListParagraph"/>
        <w:numPr>
          <w:ilvl w:val="0"/>
          <w:numId w:val="11"/>
        </w:numPr>
        <w:spacing w:line="276" w:lineRule="auto"/>
        <w:rPr>
          <w:rFonts w:cs="Segoe UI"/>
          <w:szCs w:val="20"/>
        </w:rPr>
      </w:pPr>
      <w:r>
        <w:rPr>
          <w:rFonts w:cs="Segoe UI"/>
          <w:szCs w:val="20"/>
        </w:rPr>
        <w:t>Adding one new field in Loan Receipt API.</w:t>
      </w:r>
    </w:p>
    <w:p w14:paraId="07486E14" w14:textId="77777777" w:rsidR="00CC4AE3" w:rsidRPr="002F0734" w:rsidRDefault="00CC4AE3" w:rsidP="00CC4AE3">
      <w:pPr>
        <w:pStyle w:val="Heading1"/>
        <w:jc w:val="left"/>
        <w:rPr>
          <w:rFonts w:ascii="Segoe UI" w:hAnsi="Segoe UI" w:cs="Segoe UI"/>
          <w:b/>
          <w:sz w:val="22"/>
          <w:szCs w:val="22"/>
        </w:rPr>
      </w:pPr>
      <w:bookmarkStart w:id="17" w:name="_Toc188379662"/>
      <w:r w:rsidRPr="002F0734">
        <w:rPr>
          <w:rFonts w:ascii="Segoe UI" w:hAnsi="Segoe UI" w:cs="Segoe UI"/>
          <w:b/>
          <w:sz w:val="22"/>
          <w:szCs w:val="22"/>
        </w:rPr>
        <w:t>4. SCOPE</w:t>
      </w:r>
      <w:bookmarkEnd w:id="17"/>
    </w:p>
    <w:p w14:paraId="00B3A8BF" w14:textId="77777777" w:rsidR="00CC4AE3" w:rsidRPr="002F0734" w:rsidRDefault="00CC4AE3" w:rsidP="00CC4AE3">
      <w:pPr>
        <w:pStyle w:val="Header"/>
        <w:rPr>
          <w:rFonts w:ascii="Segoe UI" w:hAnsi="Segoe UI" w:cs="Segoe UI"/>
        </w:rPr>
      </w:pPr>
      <w:bookmarkStart w:id="18" w:name="_Hlk181629041"/>
      <w:r w:rsidRPr="002F0734">
        <w:rPr>
          <w:rFonts w:ascii="Segoe UI" w:hAnsi="Segoe UI" w:cs="Segoe UI"/>
        </w:rPr>
        <w:t>All the points mentioned in this document fall within the scope of this CR. Anything which is assumed and not explicitly mentioned in the document as part of the solution will be considered out of scope.</w:t>
      </w:r>
      <w:bookmarkEnd w:id="18"/>
    </w:p>
    <w:p w14:paraId="075D52B3" w14:textId="77777777" w:rsidR="00CC4AE3" w:rsidRPr="002F0734" w:rsidRDefault="00CC4AE3" w:rsidP="00CC4AE3">
      <w:pPr>
        <w:pStyle w:val="Heading1"/>
        <w:jc w:val="left"/>
        <w:rPr>
          <w:rFonts w:ascii="Segoe UI" w:hAnsi="Segoe UI" w:cs="Segoe UI"/>
          <w:b/>
          <w:sz w:val="22"/>
          <w:szCs w:val="22"/>
        </w:rPr>
      </w:pPr>
      <w:bookmarkStart w:id="19" w:name="_Toc456722347"/>
      <w:bookmarkStart w:id="20" w:name="_Toc534906297"/>
      <w:bookmarkStart w:id="21" w:name="_Toc2088314"/>
      <w:bookmarkStart w:id="22" w:name="_Toc171083182"/>
      <w:bookmarkStart w:id="23" w:name="_Toc188379663"/>
      <w:r w:rsidRPr="002F0734">
        <w:rPr>
          <w:rFonts w:ascii="Segoe UI" w:hAnsi="Segoe UI" w:cs="Segoe UI"/>
          <w:b/>
          <w:sz w:val="22"/>
          <w:szCs w:val="22"/>
        </w:rPr>
        <w:t>5.OUT OF SCOPE</w:t>
      </w:r>
      <w:bookmarkEnd w:id="19"/>
      <w:bookmarkEnd w:id="20"/>
      <w:bookmarkEnd w:id="21"/>
      <w:bookmarkEnd w:id="22"/>
      <w:bookmarkEnd w:id="23"/>
    </w:p>
    <w:p w14:paraId="223A500F" w14:textId="77777777" w:rsidR="00CC4AE3" w:rsidRPr="002F0734" w:rsidRDefault="00CC4AE3" w:rsidP="00CC4AE3">
      <w:pPr>
        <w:shd w:val="clear" w:color="auto" w:fill="FFFFFF" w:themeFill="background1"/>
        <w:jc w:val="both"/>
        <w:rPr>
          <w:rFonts w:ascii="Segoe UI" w:hAnsi="Segoe UI" w:cs="Segoe UI"/>
        </w:rPr>
      </w:pPr>
      <w:bookmarkStart w:id="24" w:name="_Toc534906299"/>
      <w:bookmarkStart w:id="25" w:name="_Toc2088316"/>
      <w:r w:rsidRPr="002F0734">
        <w:rPr>
          <w:rFonts w:ascii="Segoe UI" w:hAnsi="Segoe UI" w:cs="Segoe UI"/>
        </w:rPr>
        <w:t>Scope of the document is restricted to the implementation of solution to the above given business requirement and scope is limited to the features provided by Vantage. Any changes derived or assumed to be derived directly or indirectly beyond documented will be considered as out of scope.</w:t>
      </w:r>
      <w:bookmarkEnd w:id="24"/>
      <w:bookmarkEnd w:id="25"/>
    </w:p>
    <w:p w14:paraId="321E02D0" w14:textId="77777777" w:rsidR="00CC4AE3" w:rsidRPr="002F0734" w:rsidRDefault="00CC4AE3" w:rsidP="00CC4AE3">
      <w:pPr>
        <w:ind w:left="283"/>
        <w:jc w:val="both"/>
        <w:rPr>
          <w:rFonts w:ascii="Segoe UI" w:hAnsi="Segoe UI" w:cs="Segoe UI"/>
        </w:rPr>
      </w:pPr>
    </w:p>
    <w:p w14:paraId="445EBFF7" w14:textId="77777777" w:rsidR="00CC4AE3" w:rsidRPr="002F0734" w:rsidRDefault="00CC4AE3" w:rsidP="00CC4AE3">
      <w:pPr>
        <w:pStyle w:val="Heading1"/>
        <w:jc w:val="left"/>
        <w:rPr>
          <w:rFonts w:ascii="Segoe UI" w:hAnsi="Segoe UI" w:cs="Segoe UI"/>
          <w:b/>
          <w:sz w:val="22"/>
          <w:szCs w:val="22"/>
        </w:rPr>
      </w:pPr>
      <w:bookmarkStart w:id="26" w:name="_Toc171083183"/>
      <w:bookmarkStart w:id="27" w:name="_Toc188379664"/>
      <w:r w:rsidRPr="002F0734">
        <w:rPr>
          <w:rFonts w:ascii="Segoe UI" w:hAnsi="Segoe UI" w:cs="Segoe UI"/>
          <w:b/>
          <w:sz w:val="22"/>
          <w:szCs w:val="22"/>
        </w:rPr>
        <w:t>6.DETAILED SOLUTION APPROACH</w:t>
      </w:r>
      <w:bookmarkEnd w:id="26"/>
      <w:bookmarkEnd w:id="27"/>
    </w:p>
    <w:p w14:paraId="01F73320" w14:textId="77777777" w:rsidR="00D34FD5" w:rsidRDefault="00D34FD5" w:rsidP="00D34FD5">
      <w:pPr>
        <w:rPr>
          <w:rFonts w:eastAsia="Times New Roman" w:cs="Times New Roman"/>
          <w:sz w:val="24"/>
          <w:szCs w:val="24"/>
          <w:lang w:eastAsia="en-IN"/>
        </w:rPr>
      </w:pPr>
      <w:r>
        <w:t xml:space="preserve">A new API will be developed for the purpose of the loan contract close and loan contract close in the Vantage system. </w:t>
      </w:r>
      <w:r w:rsidRPr="00F54A4F">
        <w:rPr>
          <w:rFonts w:eastAsia="Times New Roman" w:cs="Times New Roman"/>
          <w:sz w:val="24"/>
          <w:szCs w:val="24"/>
          <w:lang w:eastAsia="en-IN"/>
        </w:rPr>
        <w:t>Th</w:t>
      </w:r>
      <w:r>
        <w:rPr>
          <w:rFonts w:eastAsia="Times New Roman" w:cs="Times New Roman"/>
          <w:sz w:val="24"/>
          <w:szCs w:val="24"/>
          <w:lang w:eastAsia="en-IN"/>
        </w:rPr>
        <w:t xml:space="preserve">e Loan contract </w:t>
      </w:r>
      <w:r w:rsidRPr="00F54A4F">
        <w:rPr>
          <w:rFonts w:eastAsia="Times New Roman" w:cs="Times New Roman"/>
          <w:sz w:val="24"/>
          <w:szCs w:val="24"/>
          <w:lang w:eastAsia="en-IN"/>
        </w:rPr>
        <w:t>API will</w:t>
      </w:r>
      <w:r>
        <w:rPr>
          <w:rFonts w:eastAsia="Times New Roman" w:cs="Times New Roman"/>
          <w:sz w:val="24"/>
          <w:szCs w:val="24"/>
          <w:lang w:eastAsia="en-IN"/>
        </w:rPr>
        <w:t xml:space="preserve"> identify </w:t>
      </w:r>
      <w:r w:rsidRPr="00F54A4F">
        <w:rPr>
          <w:rFonts w:eastAsia="Times New Roman" w:cs="Times New Roman"/>
          <w:sz w:val="24"/>
          <w:szCs w:val="24"/>
          <w:lang w:eastAsia="en-IN"/>
        </w:rPr>
        <w:t>the current</w:t>
      </w:r>
      <w:r>
        <w:rPr>
          <w:rFonts w:eastAsia="Times New Roman" w:cs="Times New Roman"/>
          <w:sz w:val="24"/>
          <w:szCs w:val="24"/>
          <w:lang w:eastAsia="en-IN"/>
        </w:rPr>
        <w:t xml:space="preserve"> outstanding</w:t>
      </w:r>
      <w:r w:rsidRPr="00F54A4F">
        <w:rPr>
          <w:rFonts w:eastAsia="Times New Roman" w:cs="Times New Roman"/>
          <w:sz w:val="24"/>
          <w:szCs w:val="24"/>
          <w:lang w:eastAsia="en-IN"/>
        </w:rPr>
        <w:t xml:space="preserve"> balances in the loan contract, including due and accrued </w:t>
      </w:r>
      <w:r>
        <w:rPr>
          <w:rFonts w:eastAsia="Times New Roman" w:cs="Times New Roman"/>
          <w:sz w:val="24"/>
          <w:szCs w:val="24"/>
          <w:lang w:eastAsia="en-IN"/>
        </w:rPr>
        <w:t>interest</w:t>
      </w:r>
      <w:r w:rsidRPr="00F54A4F">
        <w:rPr>
          <w:rFonts w:eastAsia="Times New Roman" w:cs="Times New Roman"/>
          <w:sz w:val="24"/>
          <w:szCs w:val="24"/>
          <w:lang w:eastAsia="en-IN"/>
        </w:rPr>
        <w:t>.</w:t>
      </w:r>
      <w:r>
        <w:rPr>
          <w:rFonts w:eastAsia="Times New Roman" w:cs="Times New Roman"/>
          <w:sz w:val="24"/>
          <w:szCs w:val="24"/>
          <w:lang w:eastAsia="en-IN"/>
        </w:rPr>
        <w:t xml:space="preserve"> Loan</w:t>
      </w:r>
      <w:r w:rsidR="0013308F">
        <w:rPr>
          <w:rFonts w:eastAsia="Times New Roman" w:cs="Times New Roman"/>
          <w:sz w:val="24"/>
          <w:szCs w:val="24"/>
          <w:lang w:eastAsia="en-IN"/>
        </w:rPr>
        <w:t xml:space="preserve"> account close </w:t>
      </w:r>
      <w:r>
        <w:rPr>
          <w:rFonts w:eastAsia="Times New Roman" w:cs="Times New Roman"/>
          <w:sz w:val="24"/>
          <w:szCs w:val="24"/>
          <w:lang w:eastAsia="en-IN"/>
        </w:rPr>
        <w:t xml:space="preserve">API </w:t>
      </w:r>
      <w:r w:rsidRPr="00F54A4F">
        <w:rPr>
          <w:rFonts w:eastAsia="Times New Roman" w:cs="Times New Roman"/>
          <w:sz w:val="24"/>
          <w:szCs w:val="24"/>
          <w:lang w:eastAsia="en-IN"/>
        </w:rPr>
        <w:t>for determining whether the loan account can be foreclosed.</w:t>
      </w:r>
    </w:p>
    <w:p w14:paraId="0370F9E4" w14:textId="77777777" w:rsidR="0013308F" w:rsidRDefault="0013308F" w:rsidP="00D34FD5"/>
    <w:p w14:paraId="202F5A34" w14:textId="77777777" w:rsidR="0013308F" w:rsidRDefault="0013308F" w:rsidP="0013308F">
      <w:pPr>
        <w:pStyle w:val="Heading1"/>
        <w:numPr>
          <w:ilvl w:val="0"/>
          <w:numId w:val="13"/>
        </w:numPr>
      </w:pPr>
      <w:bookmarkStart w:id="28" w:name="_Toc97919642"/>
      <w:bookmarkStart w:id="29" w:name="_Toc188379665"/>
      <w:r>
        <w:t>Loa</w:t>
      </w:r>
      <w:bookmarkEnd w:id="28"/>
      <w:r>
        <w:t>n Contract clos</w:t>
      </w:r>
      <w:r w:rsidR="00527D74">
        <w:t>ure</w:t>
      </w:r>
      <w:r>
        <w:t xml:space="preserve"> API</w:t>
      </w:r>
      <w:bookmarkEnd w:id="29"/>
      <w:r>
        <w:t xml:space="preserve"> </w:t>
      </w:r>
    </w:p>
    <w:p w14:paraId="53A4341A" w14:textId="77777777" w:rsidR="0013308F" w:rsidRDefault="0013308F" w:rsidP="0013308F">
      <w:pPr>
        <w:rPr>
          <w:rFonts w:cs="Segoe UI"/>
          <w:szCs w:val="20"/>
        </w:rPr>
      </w:pPr>
      <w:r>
        <w:t xml:space="preserve">This API will be used to close loan contracts (L5). It would be essential to close approved loan contract (L5) by </w:t>
      </w:r>
      <w:r w:rsidR="003E03DC">
        <w:t xml:space="preserve">   </w:t>
      </w:r>
      <w:r>
        <w:t xml:space="preserve">consuming loan contract close API. </w:t>
      </w:r>
      <w:r w:rsidRPr="0013308F">
        <w:rPr>
          <w:rFonts w:cs="Segoe UI"/>
          <w:szCs w:val="20"/>
        </w:rPr>
        <w:t xml:space="preserve">The sole objective of the API will be for </w:t>
      </w:r>
      <w:r>
        <w:rPr>
          <w:rFonts w:cs="Segoe UI"/>
          <w:szCs w:val="20"/>
        </w:rPr>
        <w:t xml:space="preserve">closing </w:t>
      </w:r>
      <w:r w:rsidRPr="0013308F">
        <w:rPr>
          <w:rFonts w:cs="Segoe UI"/>
          <w:szCs w:val="20"/>
        </w:rPr>
        <w:t>loan contract (L5)</w:t>
      </w:r>
      <w:r>
        <w:rPr>
          <w:rFonts w:cs="Segoe UI"/>
          <w:szCs w:val="20"/>
        </w:rPr>
        <w:t>.</w:t>
      </w:r>
    </w:p>
    <w:p w14:paraId="65EDFAB8" w14:textId="77777777" w:rsidR="003E03DC" w:rsidRDefault="003E03DC" w:rsidP="0013308F">
      <w:pPr>
        <w:rPr>
          <w:rFonts w:cs="Segoe UI"/>
          <w:szCs w:val="20"/>
        </w:rPr>
      </w:pPr>
    </w:p>
    <w:p w14:paraId="75B851F0" w14:textId="77777777" w:rsidR="001A5D6F" w:rsidRDefault="001A5D6F" w:rsidP="0013308F"/>
    <w:p w14:paraId="3B2C5003" w14:textId="77777777" w:rsidR="003E03DC" w:rsidRDefault="003E03DC" w:rsidP="003E03DC">
      <w:pPr>
        <w:numPr>
          <w:ilvl w:val="0"/>
          <w:numId w:val="14"/>
        </w:numPr>
        <w:spacing w:after="39" w:line="250" w:lineRule="auto"/>
        <w:ind w:right="4" w:hanging="360"/>
      </w:pPr>
      <w:r>
        <w:rPr>
          <w:sz w:val="24"/>
        </w:rPr>
        <w:t xml:space="preserve">The API is used for retrieving Loan Contract close API, the request is </w:t>
      </w:r>
      <w:proofErr w:type="gramStart"/>
      <w:r>
        <w:rPr>
          <w:sz w:val="24"/>
        </w:rPr>
        <w:t>send</w:t>
      </w:r>
      <w:proofErr w:type="gramEnd"/>
      <w:r>
        <w:rPr>
          <w:sz w:val="24"/>
        </w:rPr>
        <w:t xml:space="preserve"> to Vantage system in the form of JSON request. </w:t>
      </w:r>
    </w:p>
    <w:p w14:paraId="2E064541" w14:textId="77777777" w:rsidR="003E03DC" w:rsidRDefault="003E03DC" w:rsidP="003E03DC">
      <w:pPr>
        <w:numPr>
          <w:ilvl w:val="0"/>
          <w:numId w:val="14"/>
        </w:numPr>
        <w:spacing w:after="39" w:line="250" w:lineRule="auto"/>
        <w:ind w:right="4" w:hanging="360"/>
      </w:pPr>
      <w:r>
        <w:rPr>
          <w:sz w:val="24"/>
        </w:rPr>
        <w:t>Vantage system will receive request and will provide API response in byte.</w:t>
      </w:r>
    </w:p>
    <w:p w14:paraId="419B9100" w14:textId="77777777" w:rsidR="003E03DC" w:rsidRDefault="003E03DC" w:rsidP="003E03DC"/>
    <w:tbl>
      <w:tblPr>
        <w:tblStyle w:val="TableGrid0"/>
        <w:tblW w:w="9165" w:type="dxa"/>
        <w:tblInd w:w="10" w:type="dxa"/>
        <w:tblCellMar>
          <w:top w:w="60" w:type="dxa"/>
          <w:left w:w="108" w:type="dxa"/>
          <w:right w:w="56" w:type="dxa"/>
        </w:tblCellMar>
        <w:tblLook w:val="04A0" w:firstRow="1" w:lastRow="0" w:firstColumn="1" w:lastColumn="0" w:noHBand="0" w:noVBand="1"/>
      </w:tblPr>
      <w:tblGrid>
        <w:gridCol w:w="992"/>
        <w:gridCol w:w="8173"/>
      </w:tblGrid>
      <w:tr w:rsidR="003E03DC" w14:paraId="79201666" w14:textId="77777777" w:rsidTr="001A2D49">
        <w:trPr>
          <w:trHeight w:val="317"/>
        </w:trPr>
        <w:tc>
          <w:tcPr>
            <w:tcW w:w="1203" w:type="dxa"/>
            <w:tcBorders>
              <w:top w:val="single" w:sz="8" w:space="0" w:color="000000"/>
              <w:left w:val="single" w:sz="8" w:space="0" w:color="000000"/>
              <w:bottom w:val="single" w:sz="4" w:space="0" w:color="000000"/>
              <w:right w:val="single" w:sz="4" w:space="0" w:color="000000"/>
            </w:tcBorders>
          </w:tcPr>
          <w:p w14:paraId="0816844C" w14:textId="77777777" w:rsidR="003E03DC" w:rsidRDefault="003E03DC" w:rsidP="001A2D49">
            <w:pPr>
              <w:jc w:val="both"/>
            </w:pPr>
            <w:r>
              <w:rPr>
                <w:b/>
                <w:sz w:val="24"/>
              </w:rPr>
              <w:t xml:space="preserve">API Name </w:t>
            </w:r>
          </w:p>
        </w:tc>
        <w:tc>
          <w:tcPr>
            <w:tcW w:w="7962" w:type="dxa"/>
            <w:tcBorders>
              <w:top w:val="single" w:sz="8" w:space="0" w:color="000000"/>
              <w:left w:val="single" w:sz="4" w:space="0" w:color="000000"/>
              <w:bottom w:val="single" w:sz="4" w:space="0" w:color="000000"/>
              <w:right w:val="single" w:sz="8" w:space="0" w:color="000000"/>
            </w:tcBorders>
          </w:tcPr>
          <w:p w14:paraId="62DDFC2C" w14:textId="77777777" w:rsidR="003E03DC" w:rsidRDefault="003E03DC" w:rsidP="001A2D49">
            <w:proofErr w:type="spellStart"/>
            <w:r>
              <w:rPr>
                <w:sz w:val="24"/>
              </w:rPr>
              <w:t>LoanC</w:t>
            </w:r>
            <w:r w:rsidR="00527D74">
              <w:rPr>
                <w:sz w:val="24"/>
              </w:rPr>
              <w:t>ontrat</w:t>
            </w:r>
            <w:proofErr w:type="spellEnd"/>
            <w:r w:rsidR="00527D74">
              <w:rPr>
                <w:sz w:val="24"/>
              </w:rPr>
              <w:t>/</w:t>
            </w:r>
            <w:r>
              <w:rPr>
                <w:sz w:val="24"/>
              </w:rPr>
              <w:t xml:space="preserve">Closure </w:t>
            </w:r>
          </w:p>
        </w:tc>
      </w:tr>
      <w:tr w:rsidR="003E03DC" w14:paraId="04CF8AF9" w14:textId="77777777" w:rsidTr="001A2D49">
        <w:trPr>
          <w:trHeight w:val="310"/>
        </w:trPr>
        <w:tc>
          <w:tcPr>
            <w:tcW w:w="1203" w:type="dxa"/>
            <w:tcBorders>
              <w:top w:val="single" w:sz="4" w:space="0" w:color="000000"/>
              <w:left w:val="single" w:sz="8" w:space="0" w:color="000000"/>
              <w:bottom w:val="single" w:sz="4" w:space="0" w:color="000000"/>
              <w:right w:val="single" w:sz="4" w:space="0" w:color="000000"/>
            </w:tcBorders>
          </w:tcPr>
          <w:p w14:paraId="5F082EE7" w14:textId="77777777" w:rsidR="003E03DC" w:rsidRDefault="003E03DC" w:rsidP="001A2D49">
            <w:r>
              <w:rPr>
                <w:b/>
                <w:sz w:val="24"/>
              </w:rPr>
              <w:t xml:space="preserve">URL </w:t>
            </w:r>
          </w:p>
        </w:tc>
        <w:tc>
          <w:tcPr>
            <w:tcW w:w="7962" w:type="dxa"/>
            <w:tcBorders>
              <w:top w:val="single" w:sz="4" w:space="0" w:color="000000"/>
              <w:left w:val="single" w:sz="4" w:space="0" w:color="000000"/>
              <w:bottom w:val="single" w:sz="4" w:space="0" w:color="000000"/>
              <w:right w:val="single" w:sz="8" w:space="0" w:color="000000"/>
            </w:tcBorders>
          </w:tcPr>
          <w:p w14:paraId="57FC4AD4" w14:textId="77777777" w:rsidR="003E03DC" w:rsidRDefault="00407E07" w:rsidP="001A2D49">
            <w:hyperlink r:id="rId15" w:history="1">
              <w:r w:rsidR="007D2B5D" w:rsidRPr="00303A51">
                <w:rPr>
                  <w:rStyle w:val="Hyperlink"/>
                  <w:sz w:val="24"/>
                </w:rPr>
                <w:t>http://xxxx/XXXX/VantageWebAPI/api/LoanContractClosure/LoanContractClosure</w:t>
              </w:r>
            </w:hyperlink>
            <w:hyperlink r:id="rId16">
              <w:r w:rsidR="003E03DC">
                <w:rPr>
                  <w:color w:val="0563C1"/>
                  <w:sz w:val="2"/>
                </w:rPr>
                <w:t xml:space="preserve"> </w:t>
              </w:r>
            </w:hyperlink>
          </w:p>
        </w:tc>
      </w:tr>
      <w:tr w:rsidR="003E03DC" w14:paraId="40A52340" w14:textId="77777777" w:rsidTr="001A2D49">
        <w:trPr>
          <w:trHeight w:val="331"/>
        </w:trPr>
        <w:tc>
          <w:tcPr>
            <w:tcW w:w="1203" w:type="dxa"/>
            <w:tcBorders>
              <w:top w:val="single" w:sz="4" w:space="0" w:color="000000"/>
              <w:left w:val="single" w:sz="8" w:space="0" w:color="000000"/>
              <w:bottom w:val="single" w:sz="8" w:space="0" w:color="000000"/>
              <w:right w:val="single" w:sz="4" w:space="0" w:color="000000"/>
            </w:tcBorders>
          </w:tcPr>
          <w:p w14:paraId="291331C6" w14:textId="77777777" w:rsidR="003E03DC" w:rsidRDefault="003E03DC" w:rsidP="001A2D49">
            <w:r>
              <w:rPr>
                <w:b/>
                <w:sz w:val="24"/>
              </w:rPr>
              <w:t xml:space="preserve">Method </w:t>
            </w:r>
          </w:p>
        </w:tc>
        <w:tc>
          <w:tcPr>
            <w:tcW w:w="7962" w:type="dxa"/>
            <w:tcBorders>
              <w:top w:val="single" w:sz="4" w:space="0" w:color="000000"/>
              <w:left w:val="single" w:sz="4" w:space="0" w:color="000000"/>
              <w:bottom w:val="single" w:sz="8" w:space="0" w:color="000000"/>
              <w:right w:val="single" w:sz="8" w:space="0" w:color="000000"/>
            </w:tcBorders>
          </w:tcPr>
          <w:p w14:paraId="60693F10" w14:textId="77777777" w:rsidR="003E03DC" w:rsidRDefault="003E03DC" w:rsidP="001A2D49">
            <w:r>
              <w:rPr>
                <w:sz w:val="24"/>
              </w:rPr>
              <w:t xml:space="preserve">POST </w:t>
            </w:r>
          </w:p>
        </w:tc>
      </w:tr>
    </w:tbl>
    <w:p w14:paraId="1A46314F" w14:textId="77777777" w:rsidR="003E03DC" w:rsidRDefault="003E03DC" w:rsidP="003E03DC">
      <w:pPr>
        <w:spacing w:after="159"/>
      </w:pPr>
      <w:r>
        <w:rPr>
          <w:sz w:val="24"/>
        </w:rPr>
        <w:t xml:space="preserve"> </w:t>
      </w:r>
    </w:p>
    <w:p w14:paraId="11DE5C20" w14:textId="3D333646" w:rsidR="003E03DC" w:rsidRDefault="003E03DC" w:rsidP="003E03DC">
      <w:pPr>
        <w:ind w:left="-5" w:hanging="10"/>
        <w:rPr>
          <w:b/>
          <w:sz w:val="24"/>
        </w:rPr>
      </w:pPr>
      <w:r>
        <w:rPr>
          <w:b/>
          <w:sz w:val="24"/>
        </w:rPr>
        <w:t xml:space="preserve">HTTP headers are required to Authenticate the request.  The details required in http header is as follows. </w:t>
      </w:r>
    </w:p>
    <w:tbl>
      <w:tblPr>
        <w:tblStyle w:val="TableGrid0"/>
        <w:tblW w:w="9196" w:type="dxa"/>
        <w:tblInd w:w="10" w:type="dxa"/>
        <w:tblCellMar>
          <w:top w:w="60" w:type="dxa"/>
          <w:left w:w="108" w:type="dxa"/>
          <w:right w:w="56" w:type="dxa"/>
        </w:tblCellMar>
        <w:tblLook w:val="04A0" w:firstRow="1" w:lastRow="0" w:firstColumn="1" w:lastColumn="0" w:noHBand="0" w:noVBand="1"/>
      </w:tblPr>
      <w:tblGrid>
        <w:gridCol w:w="1575"/>
        <w:gridCol w:w="7621"/>
      </w:tblGrid>
      <w:tr w:rsidR="00D46082" w14:paraId="53F63BB7" w14:textId="77777777" w:rsidTr="000E0D83">
        <w:trPr>
          <w:trHeight w:val="314"/>
        </w:trPr>
        <w:tc>
          <w:tcPr>
            <w:tcW w:w="1575" w:type="dxa"/>
            <w:tcBorders>
              <w:top w:val="single" w:sz="8" w:space="0" w:color="000000"/>
              <w:left w:val="single" w:sz="8" w:space="0" w:color="000000"/>
              <w:bottom w:val="single" w:sz="4" w:space="0" w:color="000000"/>
              <w:right w:val="single" w:sz="4" w:space="0" w:color="000000"/>
            </w:tcBorders>
          </w:tcPr>
          <w:p w14:paraId="5919C065" w14:textId="77777777" w:rsidR="00D46082" w:rsidRDefault="00D46082" w:rsidP="000E0D83">
            <w:proofErr w:type="spellStart"/>
            <w:r>
              <w:rPr>
                <w:b/>
                <w:sz w:val="24"/>
              </w:rPr>
              <w:t>UserID</w:t>
            </w:r>
            <w:proofErr w:type="spellEnd"/>
            <w:r>
              <w:rPr>
                <w:b/>
                <w:sz w:val="24"/>
              </w:rPr>
              <w:t xml:space="preserve"> </w:t>
            </w:r>
          </w:p>
        </w:tc>
        <w:tc>
          <w:tcPr>
            <w:tcW w:w="7622" w:type="dxa"/>
            <w:tcBorders>
              <w:top w:val="single" w:sz="8" w:space="0" w:color="000000"/>
              <w:left w:val="single" w:sz="4" w:space="0" w:color="000000"/>
              <w:bottom w:val="single" w:sz="4" w:space="0" w:color="000000"/>
              <w:right w:val="single" w:sz="8" w:space="0" w:color="000000"/>
            </w:tcBorders>
          </w:tcPr>
          <w:p w14:paraId="4BF6BE7A" w14:textId="77777777" w:rsidR="00D46082" w:rsidRDefault="00D46082" w:rsidP="000E0D83">
            <w:proofErr w:type="spellStart"/>
            <w:r>
              <w:rPr>
                <w:sz w:val="24"/>
              </w:rPr>
              <w:t>MilesAPI</w:t>
            </w:r>
            <w:proofErr w:type="spellEnd"/>
            <w:r>
              <w:rPr>
                <w:sz w:val="24"/>
              </w:rPr>
              <w:t xml:space="preserve"> </w:t>
            </w:r>
          </w:p>
        </w:tc>
      </w:tr>
      <w:tr w:rsidR="00D46082" w14:paraId="2BF4D153" w14:textId="77777777" w:rsidTr="000E0D83">
        <w:trPr>
          <w:trHeight w:val="310"/>
        </w:trPr>
        <w:tc>
          <w:tcPr>
            <w:tcW w:w="1575" w:type="dxa"/>
            <w:tcBorders>
              <w:top w:val="single" w:sz="4" w:space="0" w:color="000000"/>
              <w:left w:val="single" w:sz="8" w:space="0" w:color="000000"/>
              <w:bottom w:val="single" w:sz="4" w:space="0" w:color="000000"/>
              <w:right w:val="single" w:sz="4" w:space="0" w:color="000000"/>
            </w:tcBorders>
          </w:tcPr>
          <w:p w14:paraId="285DBCD0" w14:textId="77777777" w:rsidR="00D46082" w:rsidRDefault="00D46082" w:rsidP="000E0D83">
            <w:r>
              <w:rPr>
                <w:b/>
                <w:sz w:val="24"/>
              </w:rPr>
              <w:t xml:space="preserve">Password </w:t>
            </w:r>
          </w:p>
        </w:tc>
        <w:tc>
          <w:tcPr>
            <w:tcW w:w="7622" w:type="dxa"/>
            <w:tcBorders>
              <w:top w:val="single" w:sz="4" w:space="0" w:color="000000"/>
              <w:left w:val="single" w:sz="4" w:space="0" w:color="000000"/>
              <w:bottom w:val="single" w:sz="4" w:space="0" w:color="000000"/>
              <w:right w:val="single" w:sz="8" w:space="0" w:color="000000"/>
            </w:tcBorders>
          </w:tcPr>
          <w:p w14:paraId="2F214F88" w14:textId="77777777" w:rsidR="00D46082" w:rsidRDefault="00D46082" w:rsidP="000E0D83">
            <w:r>
              <w:rPr>
                <w:sz w:val="24"/>
              </w:rPr>
              <w:t xml:space="preserve">deSY7NgwSjl5yqKrK0sNJg== </w:t>
            </w:r>
          </w:p>
        </w:tc>
      </w:tr>
      <w:tr w:rsidR="00D46082" w14:paraId="64F32C90" w14:textId="77777777" w:rsidTr="000E0D83">
        <w:trPr>
          <w:trHeight w:val="331"/>
        </w:trPr>
        <w:tc>
          <w:tcPr>
            <w:tcW w:w="1575" w:type="dxa"/>
            <w:tcBorders>
              <w:top w:val="single" w:sz="4" w:space="0" w:color="000000"/>
              <w:left w:val="single" w:sz="8" w:space="0" w:color="000000"/>
              <w:bottom w:val="single" w:sz="8" w:space="0" w:color="000000"/>
              <w:right w:val="single" w:sz="4" w:space="0" w:color="000000"/>
            </w:tcBorders>
          </w:tcPr>
          <w:p w14:paraId="6A0F2A7A" w14:textId="77777777" w:rsidR="00D46082" w:rsidRDefault="00D46082" w:rsidP="000E0D83">
            <w:pPr>
              <w:jc w:val="both"/>
            </w:pPr>
            <w:r>
              <w:rPr>
                <w:b/>
                <w:sz w:val="24"/>
              </w:rPr>
              <w:t xml:space="preserve">Content-Type </w:t>
            </w:r>
          </w:p>
        </w:tc>
        <w:tc>
          <w:tcPr>
            <w:tcW w:w="7622" w:type="dxa"/>
            <w:tcBorders>
              <w:top w:val="single" w:sz="4" w:space="0" w:color="000000"/>
              <w:left w:val="single" w:sz="4" w:space="0" w:color="000000"/>
              <w:bottom w:val="single" w:sz="8" w:space="0" w:color="000000"/>
              <w:right w:val="single" w:sz="8" w:space="0" w:color="000000"/>
            </w:tcBorders>
          </w:tcPr>
          <w:p w14:paraId="62DD758A" w14:textId="77777777" w:rsidR="00D46082" w:rsidRDefault="00D46082" w:rsidP="000E0D83">
            <w:r>
              <w:rPr>
                <w:sz w:val="24"/>
              </w:rPr>
              <w:t xml:space="preserve">application/json </w:t>
            </w:r>
          </w:p>
        </w:tc>
      </w:tr>
    </w:tbl>
    <w:p w14:paraId="70B5EB60" w14:textId="61E452EC" w:rsidR="00D46082" w:rsidRDefault="00D46082" w:rsidP="003E03DC">
      <w:pPr>
        <w:ind w:left="-5" w:hanging="10"/>
      </w:pPr>
    </w:p>
    <w:p w14:paraId="0F4E161B" w14:textId="77BB972D" w:rsidR="00D46082" w:rsidRDefault="00974715" w:rsidP="003E03DC">
      <w:pPr>
        <w:ind w:left="-5" w:hanging="10"/>
      </w:pPr>
      <w:r>
        <w:t xml:space="preserve">Note </w:t>
      </w:r>
    </w:p>
    <w:p w14:paraId="5DAC3FD0" w14:textId="087094BD" w:rsidR="00D46082" w:rsidRDefault="00974715" w:rsidP="00974715">
      <w:pPr>
        <w:pStyle w:val="ListParagraph"/>
        <w:numPr>
          <w:ilvl w:val="0"/>
          <w:numId w:val="24"/>
        </w:numPr>
      </w:pPr>
      <w:r>
        <w:t xml:space="preserve">Loan closing Date which is used at the time of loan contract closure will always be current date </w:t>
      </w:r>
      <w:proofErr w:type="spellStart"/>
      <w:r>
        <w:t>i.e</w:t>
      </w:r>
      <w:proofErr w:type="spellEnd"/>
      <w:r>
        <w:t xml:space="preserve"> EOD+1. </w:t>
      </w:r>
    </w:p>
    <w:p w14:paraId="3937D5E1" w14:textId="147DC984" w:rsidR="00AB1976" w:rsidRPr="00BE1903" w:rsidRDefault="00AB1976" w:rsidP="00AB1976">
      <w:pPr>
        <w:pStyle w:val="ListParagraph"/>
        <w:numPr>
          <w:ilvl w:val="0"/>
          <w:numId w:val="24"/>
        </w:numPr>
        <w:rPr>
          <w:rFonts w:asciiTheme="minorHAnsi" w:hAnsiTheme="minorHAnsi" w:cstheme="minorHAnsi"/>
          <w:b/>
          <w:sz w:val="22"/>
          <w:szCs w:val="22"/>
        </w:rPr>
      </w:pPr>
      <w:r>
        <w:lastRenderedPageBreak/>
        <w:t xml:space="preserve"> </w:t>
      </w:r>
      <w:r w:rsidRPr="00CC24B7">
        <w:rPr>
          <w:rFonts w:asciiTheme="minorHAnsi" w:hAnsiTheme="minorHAnsi" w:cstheme="minorHAnsi"/>
          <w:sz w:val="22"/>
          <w:szCs w:val="22"/>
        </w:rPr>
        <w:t xml:space="preserve">By using the loan </w:t>
      </w:r>
      <w:r>
        <w:rPr>
          <w:rFonts w:asciiTheme="minorHAnsi" w:hAnsiTheme="minorHAnsi" w:cstheme="minorHAnsi"/>
          <w:sz w:val="22"/>
          <w:szCs w:val="22"/>
        </w:rPr>
        <w:t>contract closure</w:t>
      </w:r>
      <w:r w:rsidRPr="00CC24B7">
        <w:rPr>
          <w:rFonts w:asciiTheme="minorHAnsi" w:hAnsiTheme="minorHAnsi" w:cstheme="minorHAnsi"/>
          <w:sz w:val="22"/>
          <w:szCs w:val="22"/>
        </w:rPr>
        <w:t xml:space="preserve"> API. </w:t>
      </w:r>
      <w:r>
        <w:rPr>
          <w:rFonts w:asciiTheme="minorHAnsi" w:hAnsiTheme="minorHAnsi" w:cstheme="minorHAnsi"/>
          <w:sz w:val="22"/>
          <w:szCs w:val="22"/>
        </w:rPr>
        <w:t xml:space="preserve">The </w:t>
      </w:r>
      <w:r>
        <w:t>loan contract API will directly close the loan contract and it will be approved automatically without any manual intervention of checker user.</w:t>
      </w:r>
    </w:p>
    <w:p w14:paraId="6206C81C" w14:textId="77777777" w:rsidR="00AB1976" w:rsidRDefault="00AB1976" w:rsidP="00AB1976">
      <w:pPr>
        <w:pStyle w:val="ListParagraph"/>
        <w:ind w:left="705"/>
      </w:pPr>
    </w:p>
    <w:p w14:paraId="0CB68F8D" w14:textId="7FD200CA" w:rsidR="00974715" w:rsidRDefault="00537999" w:rsidP="00537999">
      <w:r>
        <w:t xml:space="preserve">Please refer below screenshot </w:t>
      </w:r>
      <w:r w:rsidR="00D2760D">
        <w:t xml:space="preserve">for frontend validation </w:t>
      </w:r>
      <w:r w:rsidR="006873DF">
        <w:t>for loan contract close</w:t>
      </w:r>
    </w:p>
    <w:p w14:paraId="3528ED12" w14:textId="5AA5262E" w:rsidR="00974715" w:rsidRDefault="00974715" w:rsidP="00974715">
      <w:pPr>
        <w:pStyle w:val="ListParagraph"/>
        <w:ind w:left="133"/>
      </w:pPr>
      <w:r>
        <w:rPr>
          <w:noProof/>
        </w:rPr>
        <w:drawing>
          <wp:inline distT="0" distB="0" distL="0" distR="0" wp14:anchorId="01C1B8A9" wp14:editId="1C943659">
            <wp:extent cx="6858000" cy="198691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858000" cy="1986915"/>
                    </a:xfrm>
                    <a:prstGeom prst="rect">
                      <a:avLst/>
                    </a:prstGeom>
                  </pic:spPr>
                </pic:pic>
              </a:graphicData>
            </a:graphic>
          </wp:inline>
        </w:drawing>
      </w:r>
    </w:p>
    <w:p w14:paraId="31B3E772" w14:textId="74EE4415" w:rsidR="00D46082" w:rsidRDefault="00D46082" w:rsidP="00D46082">
      <w:pPr>
        <w:pStyle w:val="Heading2"/>
        <w:numPr>
          <w:ilvl w:val="1"/>
          <w:numId w:val="13"/>
        </w:numPr>
      </w:pPr>
      <w:bookmarkStart w:id="30" w:name="_Toc188379666"/>
      <w:bookmarkStart w:id="31" w:name="_Toc1007301"/>
      <w:r w:rsidRPr="00DF6C8E">
        <w:t>Sample JSON Request</w:t>
      </w:r>
      <w:bookmarkEnd w:id="30"/>
    </w:p>
    <w:p w14:paraId="73B6C1ED" w14:textId="1C3AF0E9" w:rsidR="00D46082" w:rsidRDefault="00D46082" w:rsidP="00D46082"/>
    <w:p w14:paraId="1C38D1DF" w14:textId="1036C2AB" w:rsidR="00D46082" w:rsidRDefault="00D46082" w:rsidP="00D46082">
      <w:r>
        <w:t>Refer below sample JSON request</w:t>
      </w:r>
    </w:p>
    <w:p w14:paraId="40C62458" w14:textId="77777777" w:rsidR="00D46082" w:rsidRPr="004872C8" w:rsidRDefault="00D46082" w:rsidP="00D46082">
      <w:pPr>
        <w:pBdr>
          <w:top w:val="single" w:sz="4" w:space="0" w:color="000000"/>
          <w:left w:val="single" w:sz="4" w:space="0" w:color="000000"/>
          <w:bottom w:val="single" w:sz="4" w:space="0" w:color="000000"/>
          <w:right w:val="single" w:sz="4" w:space="0" w:color="000000"/>
        </w:pBdr>
        <w:spacing w:after="173" w:line="250" w:lineRule="auto"/>
        <w:ind w:left="108" w:hanging="10"/>
        <w:rPr>
          <w:sz w:val="24"/>
        </w:rPr>
      </w:pPr>
      <w:r w:rsidRPr="004872C8">
        <w:rPr>
          <w:sz w:val="24"/>
        </w:rPr>
        <w:t>{</w:t>
      </w:r>
    </w:p>
    <w:p w14:paraId="0C6D1F76" w14:textId="5476FFC1" w:rsidR="00D46082" w:rsidRPr="004872C8" w:rsidDel="00FF6104" w:rsidRDefault="00FF6104" w:rsidP="00D46082">
      <w:pPr>
        <w:pBdr>
          <w:top w:val="single" w:sz="4" w:space="0" w:color="000000"/>
          <w:left w:val="single" w:sz="4" w:space="0" w:color="000000"/>
          <w:bottom w:val="single" w:sz="4" w:space="0" w:color="000000"/>
          <w:right w:val="single" w:sz="4" w:space="0" w:color="000000"/>
        </w:pBdr>
        <w:spacing w:after="173" w:line="250" w:lineRule="auto"/>
        <w:ind w:left="108" w:hanging="10"/>
        <w:rPr>
          <w:del w:id="32" w:author="Aman Shegokar" w:date="2025-03-28T16:26:00Z"/>
          <w:sz w:val="24"/>
        </w:rPr>
      </w:pPr>
      <w:r>
        <w:rPr>
          <w:rStyle w:val="CommentReference"/>
        </w:rPr>
        <w:commentReference w:id="33"/>
      </w:r>
      <w:r w:rsidR="00D46082" w:rsidRPr="004872C8">
        <w:rPr>
          <w:sz w:val="24"/>
        </w:rPr>
        <w:t xml:space="preserve">   </w:t>
      </w:r>
      <w:del w:id="34" w:author="Aman Shegokar" w:date="2025-03-28T16:26:00Z">
        <w:r w:rsidR="00D46082" w:rsidRPr="004872C8" w:rsidDel="00FF6104">
          <w:rPr>
            <w:sz w:val="24"/>
          </w:rPr>
          <w:delText xml:space="preserve"> "UniqueRecordID": " ",</w:delText>
        </w:r>
      </w:del>
    </w:p>
    <w:p w14:paraId="515C9D06" w14:textId="77777777" w:rsidR="00D46082" w:rsidRPr="004872C8" w:rsidRDefault="00D46082" w:rsidP="00D46082">
      <w:pPr>
        <w:pBdr>
          <w:top w:val="single" w:sz="4" w:space="0" w:color="000000"/>
          <w:left w:val="single" w:sz="4" w:space="0" w:color="000000"/>
          <w:bottom w:val="single" w:sz="4" w:space="0" w:color="000000"/>
          <w:right w:val="single" w:sz="4" w:space="0" w:color="000000"/>
        </w:pBdr>
        <w:spacing w:after="173" w:line="250" w:lineRule="auto"/>
        <w:ind w:left="108" w:hanging="10"/>
        <w:rPr>
          <w:sz w:val="24"/>
        </w:rPr>
      </w:pPr>
      <w:r w:rsidRPr="004872C8">
        <w:rPr>
          <w:sz w:val="24"/>
        </w:rPr>
        <w:t xml:space="preserve">    "</w:t>
      </w:r>
      <w:proofErr w:type="spellStart"/>
      <w:r w:rsidRPr="004872C8">
        <w:rPr>
          <w:sz w:val="24"/>
        </w:rPr>
        <w:t>Loan</w:t>
      </w:r>
      <w:r>
        <w:rPr>
          <w:sz w:val="24"/>
        </w:rPr>
        <w:t>Co</w:t>
      </w:r>
      <w:r w:rsidRPr="004872C8">
        <w:rPr>
          <w:sz w:val="24"/>
        </w:rPr>
        <w:t>ntractN</w:t>
      </w:r>
      <w:r>
        <w:rPr>
          <w:sz w:val="24"/>
        </w:rPr>
        <w:t>o</w:t>
      </w:r>
      <w:proofErr w:type="spellEnd"/>
      <w:r w:rsidRPr="004872C8">
        <w:rPr>
          <w:sz w:val="24"/>
        </w:rPr>
        <w:t>": " "</w:t>
      </w:r>
    </w:p>
    <w:p w14:paraId="6900E0FE" w14:textId="77777777" w:rsidR="00D46082" w:rsidRDefault="00D46082" w:rsidP="00D46082">
      <w:pPr>
        <w:pBdr>
          <w:top w:val="single" w:sz="4" w:space="0" w:color="000000"/>
          <w:left w:val="single" w:sz="4" w:space="0" w:color="000000"/>
          <w:bottom w:val="single" w:sz="4" w:space="0" w:color="000000"/>
          <w:right w:val="single" w:sz="4" w:space="0" w:color="000000"/>
        </w:pBdr>
        <w:spacing w:after="173" w:line="250" w:lineRule="auto"/>
        <w:ind w:left="108" w:hanging="10"/>
      </w:pPr>
      <w:r w:rsidRPr="004872C8">
        <w:rPr>
          <w:sz w:val="24"/>
        </w:rPr>
        <w:t>}</w:t>
      </w:r>
      <w:r>
        <w:rPr>
          <w:sz w:val="24"/>
        </w:rPr>
        <w:t xml:space="preserve"> </w:t>
      </w:r>
    </w:p>
    <w:p w14:paraId="7464E310" w14:textId="77777777" w:rsidR="00D46082" w:rsidRPr="00D46082" w:rsidRDefault="00D46082" w:rsidP="00D46082"/>
    <w:p w14:paraId="6FEB193D" w14:textId="1A856121" w:rsidR="00366101" w:rsidRDefault="00366101" w:rsidP="00D46082">
      <w:pPr>
        <w:pStyle w:val="Heading2"/>
        <w:numPr>
          <w:ilvl w:val="1"/>
          <w:numId w:val="13"/>
        </w:numPr>
      </w:pPr>
      <w:bookmarkStart w:id="35" w:name="_Toc188379667"/>
      <w:bookmarkStart w:id="36" w:name="_Toc1007302"/>
      <w:bookmarkEnd w:id="31"/>
      <w:r w:rsidRPr="00DF6C8E">
        <w:t>Sample JSON Request Specification details</w:t>
      </w:r>
      <w:bookmarkEnd w:id="35"/>
      <w:r w:rsidRPr="00DF6C8E">
        <w:t xml:space="preserve"> </w:t>
      </w:r>
      <w:bookmarkEnd w:id="36"/>
    </w:p>
    <w:p w14:paraId="09EBF50D" w14:textId="77777777" w:rsidR="00700455" w:rsidRPr="00700455" w:rsidRDefault="00700455" w:rsidP="00700455"/>
    <w:p w14:paraId="116BB7CC" w14:textId="56058F74" w:rsidR="00D46082" w:rsidRPr="00D46082" w:rsidRDefault="00974715" w:rsidP="00D46082">
      <w:r>
        <w:t xml:space="preserve">Refer below table for the field specification </w:t>
      </w:r>
    </w:p>
    <w:tbl>
      <w:tblPr>
        <w:tblStyle w:val="TableGrid0"/>
        <w:tblW w:w="10790" w:type="dxa"/>
        <w:tblInd w:w="6" w:type="dxa"/>
        <w:tblCellMar>
          <w:top w:w="52" w:type="dxa"/>
          <w:left w:w="107" w:type="dxa"/>
          <w:right w:w="1" w:type="dxa"/>
        </w:tblCellMar>
        <w:tblLook w:val="04A0" w:firstRow="1" w:lastRow="0" w:firstColumn="1" w:lastColumn="0" w:noHBand="0" w:noVBand="1"/>
      </w:tblPr>
      <w:tblGrid>
        <w:gridCol w:w="1711"/>
        <w:gridCol w:w="1664"/>
        <w:gridCol w:w="1530"/>
        <w:gridCol w:w="5885"/>
      </w:tblGrid>
      <w:tr w:rsidR="00366101" w14:paraId="13C55E29" w14:textId="77777777" w:rsidTr="00005EA3">
        <w:trPr>
          <w:trHeight w:val="595"/>
        </w:trPr>
        <w:tc>
          <w:tcPr>
            <w:tcW w:w="1711" w:type="dxa"/>
            <w:tcBorders>
              <w:top w:val="single" w:sz="4" w:space="0" w:color="000000"/>
              <w:left w:val="single" w:sz="4" w:space="0" w:color="000000"/>
              <w:bottom w:val="single" w:sz="4" w:space="0" w:color="000000"/>
              <w:right w:val="single" w:sz="4" w:space="0" w:color="000000"/>
            </w:tcBorders>
            <w:shd w:val="clear" w:color="auto" w:fill="F4B084"/>
          </w:tcPr>
          <w:p w14:paraId="29341A1E" w14:textId="77777777" w:rsidR="00366101" w:rsidRDefault="00366101" w:rsidP="001A2D49">
            <w:proofErr w:type="spellStart"/>
            <w:r>
              <w:rPr>
                <w:b/>
                <w:sz w:val="24"/>
              </w:rPr>
              <w:t>FieldName</w:t>
            </w:r>
            <w:proofErr w:type="spellEnd"/>
            <w:r>
              <w:rPr>
                <w:b/>
                <w:sz w:val="24"/>
              </w:rPr>
              <w:t xml:space="preserve"> </w:t>
            </w:r>
          </w:p>
        </w:tc>
        <w:tc>
          <w:tcPr>
            <w:tcW w:w="1664" w:type="dxa"/>
            <w:tcBorders>
              <w:top w:val="single" w:sz="4" w:space="0" w:color="000000"/>
              <w:left w:val="single" w:sz="4" w:space="0" w:color="000000"/>
              <w:bottom w:val="single" w:sz="4" w:space="0" w:color="000000"/>
              <w:right w:val="single" w:sz="4" w:space="0" w:color="000000"/>
            </w:tcBorders>
            <w:shd w:val="clear" w:color="auto" w:fill="F4B084"/>
          </w:tcPr>
          <w:p w14:paraId="4EDACC89" w14:textId="77777777" w:rsidR="00366101" w:rsidRDefault="00366101" w:rsidP="001A2D49">
            <w:pPr>
              <w:ind w:left="1"/>
            </w:pPr>
            <w:proofErr w:type="spellStart"/>
            <w:proofErr w:type="gramStart"/>
            <w:r>
              <w:rPr>
                <w:b/>
                <w:sz w:val="24"/>
              </w:rPr>
              <w:t>DataType</w:t>
            </w:r>
            <w:proofErr w:type="spellEnd"/>
            <w:r>
              <w:rPr>
                <w:b/>
                <w:sz w:val="24"/>
              </w:rPr>
              <w:t>(</w:t>
            </w:r>
            <w:proofErr w:type="gramEnd"/>
            <w:r>
              <w:rPr>
                <w:b/>
                <w:sz w:val="24"/>
              </w:rPr>
              <w:t xml:space="preserve">Len) </w:t>
            </w:r>
          </w:p>
        </w:tc>
        <w:tc>
          <w:tcPr>
            <w:tcW w:w="1530" w:type="dxa"/>
            <w:tcBorders>
              <w:top w:val="single" w:sz="4" w:space="0" w:color="000000"/>
              <w:left w:val="single" w:sz="4" w:space="0" w:color="000000"/>
              <w:bottom w:val="single" w:sz="4" w:space="0" w:color="000000"/>
              <w:right w:val="single" w:sz="4" w:space="0" w:color="000000"/>
            </w:tcBorders>
            <w:shd w:val="clear" w:color="auto" w:fill="F4B084"/>
          </w:tcPr>
          <w:p w14:paraId="3AE5833B" w14:textId="77777777" w:rsidR="00366101" w:rsidRDefault="00366101" w:rsidP="001A2D49">
            <w:r>
              <w:rPr>
                <w:b/>
                <w:sz w:val="24"/>
              </w:rPr>
              <w:t xml:space="preserve">Mandatory (Yes/No/CM)  </w:t>
            </w:r>
          </w:p>
        </w:tc>
        <w:tc>
          <w:tcPr>
            <w:tcW w:w="5885" w:type="dxa"/>
            <w:tcBorders>
              <w:top w:val="single" w:sz="4" w:space="0" w:color="000000"/>
              <w:left w:val="single" w:sz="4" w:space="0" w:color="000000"/>
              <w:bottom w:val="single" w:sz="4" w:space="0" w:color="000000"/>
              <w:right w:val="single" w:sz="4" w:space="0" w:color="000000"/>
            </w:tcBorders>
            <w:shd w:val="clear" w:color="auto" w:fill="F4B084"/>
          </w:tcPr>
          <w:p w14:paraId="11E831A6" w14:textId="77777777" w:rsidR="00366101" w:rsidRDefault="00366101" w:rsidP="001A2D49">
            <w:pPr>
              <w:ind w:left="1"/>
            </w:pPr>
            <w:r>
              <w:rPr>
                <w:b/>
                <w:sz w:val="24"/>
              </w:rPr>
              <w:t xml:space="preserve">Description </w:t>
            </w:r>
          </w:p>
        </w:tc>
      </w:tr>
      <w:tr w:rsidR="00366101" w14:paraId="481E486F" w14:textId="77777777" w:rsidTr="00005EA3">
        <w:trPr>
          <w:trHeight w:val="889"/>
        </w:trPr>
        <w:tc>
          <w:tcPr>
            <w:tcW w:w="1711" w:type="dxa"/>
            <w:tcBorders>
              <w:top w:val="single" w:sz="4" w:space="0" w:color="000000"/>
              <w:left w:val="single" w:sz="4" w:space="0" w:color="000000"/>
              <w:bottom w:val="single" w:sz="4" w:space="0" w:color="000000"/>
              <w:right w:val="single" w:sz="4" w:space="0" w:color="000000"/>
            </w:tcBorders>
          </w:tcPr>
          <w:p w14:paraId="15BA0EDB" w14:textId="17B235B9" w:rsidR="00366101" w:rsidRDefault="00366101" w:rsidP="001A2D49">
            <w:proofErr w:type="spellStart"/>
            <w:r>
              <w:rPr>
                <w:sz w:val="24"/>
              </w:rPr>
              <w:t>Loan</w:t>
            </w:r>
            <w:r w:rsidR="00256365">
              <w:rPr>
                <w:sz w:val="24"/>
              </w:rPr>
              <w:t>contractNO</w:t>
            </w:r>
            <w:proofErr w:type="spellEnd"/>
            <w:r>
              <w:rPr>
                <w:sz w:val="24"/>
              </w:rPr>
              <w:t xml:space="preserve"> </w:t>
            </w:r>
          </w:p>
        </w:tc>
        <w:tc>
          <w:tcPr>
            <w:tcW w:w="1664" w:type="dxa"/>
            <w:tcBorders>
              <w:top w:val="single" w:sz="4" w:space="0" w:color="000000"/>
              <w:left w:val="single" w:sz="4" w:space="0" w:color="000000"/>
              <w:bottom w:val="single" w:sz="4" w:space="0" w:color="000000"/>
              <w:right w:val="single" w:sz="4" w:space="0" w:color="000000"/>
            </w:tcBorders>
          </w:tcPr>
          <w:p w14:paraId="1DD8B7BC" w14:textId="77777777" w:rsidR="00366101" w:rsidRDefault="00366101" w:rsidP="001A2D49">
            <w:pPr>
              <w:ind w:left="1"/>
            </w:pPr>
            <w:proofErr w:type="gramStart"/>
            <w:r>
              <w:rPr>
                <w:sz w:val="24"/>
              </w:rPr>
              <w:t>VARCHAR(</w:t>
            </w:r>
            <w:proofErr w:type="gramEnd"/>
            <w:r>
              <w:rPr>
                <w:sz w:val="24"/>
              </w:rPr>
              <w:t xml:space="preserve">50) </w:t>
            </w:r>
          </w:p>
        </w:tc>
        <w:tc>
          <w:tcPr>
            <w:tcW w:w="1530" w:type="dxa"/>
            <w:tcBorders>
              <w:top w:val="single" w:sz="4" w:space="0" w:color="000000"/>
              <w:left w:val="single" w:sz="4" w:space="0" w:color="000000"/>
              <w:bottom w:val="single" w:sz="4" w:space="0" w:color="000000"/>
              <w:right w:val="single" w:sz="4" w:space="0" w:color="000000"/>
            </w:tcBorders>
          </w:tcPr>
          <w:p w14:paraId="1E0D6869" w14:textId="77777777" w:rsidR="00366101" w:rsidRDefault="00366101" w:rsidP="001A2D49">
            <w:r>
              <w:rPr>
                <w:sz w:val="24"/>
              </w:rPr>
              <w:t xml:space="preserve">Yes </w:t>
            </w:r>
          </w:p>
        </w:tc>
        <w:tc>
          <w:tcPr>
            <w:tcW w:w="5885" w:type="dxa"/>
            <w:tcBorders>
              <w:top w:val="single" w:sz="4" w:space="0" w:color="000000"/>
              <w:left w:val="single" w:sz="4" w:space="0" w:color="000000"/>
              <w:bottom w:val="single" w:sz="4" w:space="0" w:color="000000"/>
              <w:right w:val="single" w:sz="4" w:space="0" w:color="000000"/>
            </w:tcBorders>
          </w:tcPr>
          <w:p w14:paraId="036B5811" w14:textId="77777777" w:rsidR="00366101" w:rsidRDefault="00366101" w:rsidP="001A2D49">
            <w:pPr>
              <w:ind w:left="1"/>
            </w:pPr>
            <w:r>
              <w:rPr>
                <w:sz w:val="24"/>
              </w:rPr>
              <w:t xml:space="preserve">This will be the loan contract number (L5) for which the customer wants to retrieve foreclosure report. This should be available in Vantage system. </w:t>
            </w:r>
          </w:p>
        </w:tc>
      </w:tr>
      <w:tr w:rsidR="00FC7302" w14:paraId="7E15C8F5" w14:textId="77777777" w:rsidTr="00005EA3">
        <w:trPr>
          <w:trHeight w:val="610"/>
        </w:trPr>
        <w:tc>
          <w:tcPr>
            <w:tcW w:w="1711" w:type="dxa"/>
            <w:tcBorders>
              <w:top w:val="single" w:sz="4" w:space="0" w:color="000000"/>
              <w:left w:val="single" w:sz="4" w:space="0" w:color="000000"/>
              <w:bottom w:val="single" w:sz="4" w:space="0" w:color="000000"/>
              <w:right w:val="single" w:sz="4" w:space="0" w:color="000000"/>
            </w:tcBorders>
          </w:tcPr>
          <w:p w14:paraId="11DA9D6F" w14:textId="0B7BB677" w:rsidR="00FC7302" w:rsidRDefault="00FC7302" w:rsidP="00FC7302">
            <w:commentRangeStart w:id="37"/>
            <w:del w:id="38" w:author="Aman Shegokar" w:date="2025-03-28T16:27:00Z">
              <w:r w:rsidDel="00FF6104">
                <w:rPr>
                  <w:sz w:val="24"/>
                </w:rPr>
                <w:delText>UniqueRecordID</w:delText>
              </w:r>
            </w:del>
            <w:r>
              <w:rPr>
                <w:sz w:val="24"/>
              </w:rPr>
              <w:t xml:space="preserve"> </w:t>
            </w:r>
          </w:p>
        </w:tc>
        <w:tc>
          <w:tcPr>
            <w:tcW w:w="1664" w:type="dxa"/>
            <w:tcBorders>
              <w:top w:val="single" w:sz="4" w:space="0" w:color="000000"/>
              <w:left w:val="single" w:sz="4" w:space="0" w:color="000000"/>
              <w:bottom w:val="single" w:sz="4" w:space="0" w:color="000000"/>
              <w:right w:val="single" w:sz="4" w:space="0" w:color="000000"/>
            </w:tcBorders>
          </w:tcPr>
          <w:p w14:paraId="0AD66300" w14:textId="2413A177" w:rsidR="00FC7302" w:rsidRDefault="00FC7302">
            <w:pPr>
              <w:rPr>
                <w:sz w:val="24"/>
              </w:rPr>
              <w:pPrChange w:id="39" w:author="Aman Shegokar" w:date="2025-03-28T16:27:00Z">
                <w:pPr>
                  <w:ind w:left="1"/>
                </w:pPr>
              </w:pPrChange>
            </w:pPr>
            <w:del w:id="40" w:author="Aman Shegokar" w:date="2025-03-28T16:27:00Z">
              <w:r w:rsidDel="00FF6104">
                <w:rPr>
                  <w:sz w:val="24"/>
                </w:rPr>
                <w:delText xml:space="preserve">VARCHAR(25) </w:delText>
              </w:r>
            </w:del>
          </w:p>
        </w:tc>
        <w:tc>
          <w:tcPr>
            <w:tcW w:w="1530" w:type="dxa"/>
            <w:tcBorders>
              <w:top w:val="single" w:sz="4" w:space="0" w:color="000000"/>
              <w:left w:val="single" w:sz="4" w:space="0" w:color="000000"/>
              <w:bottom w:val="single" w:sz="4" w:space="0" w:color="000000"/>
              <w:right w:val="single" w:sz="4" w:space="0" w:color="000000"/>
            </w:tcBorders>
          </w:tcPr>
          <w:p w14:paraId="5DA0A8E7" w14:textId="2026087B" w:rsidR="00FC7302" w:rsidRDefault="00FC7302" w:rsidP="00FC7302">
            <w:pPr>
              <w:rPr>
                <w:sz w:val="24"/>
              </w:rPr>
            </w:pPr>
            <w:del w:id="41" w:author="Aman Shegokar" w:date="2025-03-28T16:27:00Z">
              <w:r w:rsidDel="00FF6104">
                <w:rPr>
                  <w:sz w:val="24"/>
                </w:rPr>
                <w:delText xml:space="preserve">Yes </w:delText>
              </w:r>
            </w:del>
          </w:p>
        </w:tc>
        <w:tc>
          <w:tcPr>
            <w:tcW w:w="5885" w:type="dxa"/>
            <w:tcBorders>
              <w:top w:val="single" w:sz="4" w:space="0" w:color="000000"/>
              <w:left w:val="single" w:sz="4" w:space="0" w:color="000000"/>
              <w:bottom w:val="single" w:sz="4" w:space="0" w:color="000000"/>
              <w:right w:val="single" w:sz="4" w:space="0" w:color="000000"/>
            </w:tcBorders>
          </w:tcPr>
          <w:p w14:paraId="777C7EB4" w14:textId="6E201DA3" w:rsidR="00FC7302" w:rsidRDefault="00FC7302">
            <w:pPr>
              <w:rPr>
                <w:sz w:val="24"/>
              </w:rPr>
              <w:pPrChange w:id="42" w:author="Aman Shegokar" w:date="2025-03-28T16:27:00Z">
                <w:pPr>
                  <w:ind w:left="2"/>
                </w:pPr>
              </w:pPrChange>
            </w:pPr>
            <w:del w:id="43" w:author="Aman Shegokar" w:date="2025-03-28T16:27:00Z">
              <w:r w:rsidDel="00FF6104">
                <w:rPr>
                  <w:sz w:val="24"/>
                </w:rPr>
                <w:delText xml:space="preserve">Unique ID generated for each record. </w:delText>
              </w:r>
            </w:del>
            <w:commentRangeEnd w:id="37"/>
            <w:r w:rsidR="00FF6104">
              <w:rPr>
                <w:rStyle w:val="CommentReference"/>
                <w:rFonts w:eastAsiaTheme="minorHAnsi"/>
                <w:lang w:eastAsia="en-US"/>
              </w:rPr>
              <w:commentReference w:id="37"/>
            </w:r>
          </w:p>
        </w:tc>
      </w:tr>
    </w:tbl>
    <w:p w14:paraId="1E77D9EB" w14:textId="3C24A0D4" w:rsidR="00D46082" w:rsidRDefault="00D46082" w:rsidP="00700455">
      <w:pPr>
        <w:pStyle w:val="Heading2"/>
        <w:numPr>
          <w:ilvl w:val="1"/>
          <w:numId w:val="13"/>
        </w:numPr>
      </w:pPr>
      <w:bookmarkStart w:id="44" w:name="_Toc188379668"/>
      <w:r>
        <w:t>Validation</w:t>
      </w:r>
      <w:bookmarkEnd w:id="44"/>
    </w:p>
    <w:p w14:paraId="643ACC31" w14:textId="77777777" w:rsidR="00700455" w:rsidRPr="00700455" w:rsidRDefault="00700455" w:rsidP="00700455"/>
    <w:p w14:paraId="700AC869" w14:textId="19EC1ECC" w:rsidR="00D46082" w:rsidRPr="00D46082" w:rsidRDefault="00700455" w:rsidP="00D46082">
      <w:r>
        <w:t>Refer below table for the field specification</w:t>
      </w:r>
    </w:p>
    <w:tbl>
      <w:tblPr>
        <w:tblStyle w:val="TableGrid0"/>
        <w:tblW w:w="10784" w:type="dxa"/>
        <w:tblInd w:w="6" w:type="dxa"/>
        <w:tblCellMar>
          <w:top w:w="52" w:type="dxa"/>
          <w:left w:w="107" w:type="dxa"/>
          <w:right w:w="53" w:type="dxa"/>
        </w:tblCellMar>
        <w:tblLook w:val="04A0" w:firstRow="1" w:lastRow="0" w:firstColumn="1" w:lastColumn="0" w:noHBand="0" w:noVBand="1"/>
      </w:tblPr>
      <w:tblGrid>
        <w:gridCol w:w="697"/>
        <w:gridCol w:w="1765"/>
        <w:gridCol w:w="3785"/>
        <w:gridCol w:w="4537"/>
      </w:tblGrid>
      <w:tr w:rsidR="00D7508E" w14:paraId="4C41A638" w14:textId="77777777" w:rsidTr="00825517">
        <w:trPr>
          <w:trHeight w:val="307"/>
        </w:trPr>
        <w:tc>
          <w:tcPr>
            <w:tcW w:w="697" w:type="dxa"/>
            <w:tcBorders>
              <w:top w:val="single" w:sz="4" w:space="0" w:color="000000"/>
              <w:left w:val="single" w:sz="4" w:space="0" w:color="000000"/>
              <w:bottom w:val="single" w:sz="4" w:space="0" w:color="000000"/>
              <w:right w:val="single" w:sz="4" w:space="0" w:color="000000"/>
            </w:tcBorders>
            <w:shd w:val="clear" w:color="auto" w:fill="F4B084"/>
          </w:tcPr>
          <w:p w14:paraId="14075F48" w14:textId="77777777" w:rsidR="00D7508E" w:rsidRDefault="00D7508E" w:rsidP="001A2D49">
            <w:proofErr w:type="spellStart"/>
            <w:proofErr w:type="gramStart"/>
            <w:r>
              <w:rPr>
                <w:b/>
                <w:sz w:val="24"/>
              </w:rPr>
              <w:t>S.No</w:t>
            </w:r>
            <w:proofErr w:type="spellEnd"/>
            <w:proofErr w:type="gramEnd"/>
            <w:r>
              <w:rPr>
                <w:b/>
                <w:sz w:val="24"/>
              </w:rPr>
              <w:t xml:space="preserve"> </w:t>
            </w:r>
          </w:p>
        </w:tc>
        <w:tc>
          <w:tcPr>
            <w:tcW w:w="1765" w:type="dxa"/>
            <w:tcBorders>
              <w:top w:val="single" w:sz="4" w:space="0" w:color="000000"/>
              <w:left w:val="single" w:sz="4" w:space="0" w:color="000000"/>
              <w:bottom w:val="single" w:sz="4" w:space="0" w:color="000000"/>
              <w:right w:val="single" w:sz="4" w:space="0" w:color="000000"/>
            </w:tcBorders>
            <w:shd w:val="clear" w:color="auto" w:fill="F4B084"/>
          </w:tcPr>
          <w:p w14:paraId="79DF00A1" w14:textId="77777777" w:rsidR="00D7508E" w:rsidRDefault="00D7508E" w:rsidP="001A2D49">
            <w:pPr>
              <w:ind w:left="2"/>
              <w:jc w:val="both"/>
            </w:pPr>
            <w:proofErr w:type="spellStart"/>
            <w:r>
              <w:rPr>
                <w:b/>
                <w:sz w:val="24"/>
              </w:rPr>
              <w:t>FieldName</w:t>
            </w:r>
            <w:proofErr w:type="spellEnd"/>
            <w:r>
              <w:rPr>
                <w:b/>
                <w:sz w:val="24"/>
              </w:rPr>
              <w:t xml:space="preserve"> </w:t>
            </w:r>
          </w:p>
        </w:tc>
        <w:tc>
          <w:tcPr>
            <w:tcW w:w="3785" w:type="dxa"/>
            <w:tcBorders>
              <w:top w:val="single" w:sz="4" w:space="0" w:color="000000"/>
              <w:left w:val="single" w:sz="4" w:space="0" w:color="000000"/>
              <w:bottom w:val="single" w:sz="4" w:space="0" w:color="000000"/>
              <w:right w:val="single" w:sz="4" w:space="0" w:color="000000"/>
            </w:tcBorders>
            <w:shd w:val="clear" w:color="auto" w:fill="F4B084"/>
          </w:tcPr>
          <w:p w14:paraId="15A195C9" w14:textId="715630AE" w:rsidR="00D7508E" w:rsidRDefault="00D7508E" w:rsidP="001A2D49">
            <w:pPr>
              <w:ind w:left="2"/>
              <w:rPr>
                <w:b/>
                <w:sz w:val="24"/>
              </w:rPr>
            </w:pPr>
            <w:r>
              <w:rPr>
                <w:b/>
                <w:sz w:val="24"/>
              </w:rPr>
              <w:t>Condition</w:t>
            </w:r>
          </w:p>
        </w:tc>
        <w:tc>
          <w:tcPr>
            <w:tcW w:w="4537" w:type="dxa"/>
            <w:tcBorders>
              <w:top w:val="single" w:sz="4" w:space="0" w:color="000000"/>
              <w:left w:val="single" w:sz="4" w:space="0" w:color="000000"/>
              <w:bottom w:val="single" w:sz="4" w:space="0" w:color="000000"/>
              <w:right w:val="single" w:sz="4" w:space="0" w:color="000000"/>
            </w:tcBorders>
            <w:shd w:val="clear" w:color="auto" w:fill="F4B084"/>
          </w:tcPr>
          <w:p w14:paraId="7B281885" w14:textId="3C334317" w:rsidR="00D7508E" w:rsidRDefault="00D7508E" w:rsidP="001A2D49">
            <w:pPr>
              <w:ind w:left="2"/>
            </w:pPr>
            <w:r>
              <w:rPr>
                <w:b/>
                <w:sz w:val="24"/>
              </w:rPr>
              <w:t xml:space="preserve">Validation Message  </w:t>
            </w:r>
          </w:p>
        </w:tc>
      </w:tr>
      <w:tr w:rsidR="00D7508E" w14:paraId="3FD5B702" w14:textId="77777777" w:rsidTr="00825517">
        <w:trPr>
          <w:trHeight w:val="311"/>
        </w:trPr>
        <w:tc>
          <w:tcPr>
            <w:tcW w:w="697" w:type="dxa"/>
            <w:tcBorders>
              <w:top w:val="single" w:sz="4" w:space="0" w:color="000000"/>
              <w:left w:val="single" w:sz="4" w:space="0" w:color="000000"/>
              <w:bottom w:val="single" w:sz="4" w:space="0" w:color="000000"/>
              <w:right w:val="single" w:sz="4" w:space="0" w:color="000000"/>
            </w:tcBorders>
          </w:tcPr>
          <w:p w14:paraId="0D928E95" w14:textId="77777777" w:rsidR="00D7508E" w:rsidRPr="00825517" w:rsidRDefault="00D7508E" w:rsidP="00825517">
            <w:pPr>
              <w:ind w:left="360" w:right="55"/>
              <w:jc w:val="right"/>
            </w:pPr>
            <w:r w:rsidRPr="00825517">
              <w:rPr>
                <w:sz w:val="24"/>
              </w:rPr>
              <w:t xml:space="preserve">1 </w:t>
            </w:r>
          </w:p>
        </w:tc>
        <w:tc>
          <w:tcPr>
            <w:tcW w:w="1765" w:type="dxa"/>
            <w:tcBorders>
              <w:top w:val="single" w:sz="4" w:space="0" w:color="000000"/>
              <w:left w:val="single" w:sz="4" w:space="0" w:color="000000"/>
              <w:bottom w:val="single" w:sz="4" w:space="0" w:color="000000"/>
              <w:right w:val="single" w:sz="4" w:space="0" w:color="000000"/>
            </w:tcBorders>
          </w:tcPr>
          <w:p w14:paraId="4A74B49B" w14:textId="40FF9F7E" w:rsidR="00D7508E" w:rsidRDefault="00D7508E" w:rsidP="001A2D49">
            <w:pPr>
              <w:ind w:left="2"/>
            </w:pPr>
            <w:proofErr w:type="spellStart"/>
            <w:r>
              <w:rPr>
                <w:sz w:val="24"/>
              </w:rPr>
              <w:t>LoancontractNO</w:t>
            </w:r>
            <w:proofErr w:type="spellEnd"/>
          </w:p>
        </w:tc>
        <w:tc>
          <w:tcPr>
            <w:tcW w:w="3785" w:type="dxa"/>
            <w:tcBorders>
              <w:top w:val="single" w:sz="4" w:space="0" w:color="000000"/>
              <w:left w:val="single" w:sz="4" w:space="0" w:color="000000"/>
              <w:bottom w:val="single" w:sz="4" w:space="0" w:color="000000"/>
              <w:right w:val="single" w:sz="4" w:space="0" w:color="000000"/>
            </w:tcBorders>
          </w:tcPr>
          <w:p w14:paraId="484B8EB4" w14:textId="1ADA39AA" w:rsidR="00D7508E" w:rsidRDefault="00825517" w:rsidP="001A2D49">
            <w:pPr>
              <w:ind w:left="2"/>
              <w:rPr>
                <w:sz w:val="24"/>
              </w:rPr>
            </w:pPr>
            <w:r>
              <w:rPr>
                <w:sz w:val="24"/>
              </w:rPr>
              <w:t xml:space="preserve">If the Loan Contract Number is </w:t>
            </w:r>
            <w:r w:rsidR="00D7508E">
              <w:rPr>
                <w:sz w:val="24"/>
              </w:rPr>
              <w:t>Blank</w:t>
            </w:r>
            <w:r>
              <w:rPr>
                <w:sz w:val="24"/>
              </w:rPr>
              <w:t>.</w:t>
            </w:r>
            <w:r w:rsidR="00D7508E">
              <w:rPr>
                <w:sz w:val="24"/>
              </w:rPr>
              <w:t xml:space="preserve"> </w:t>
            </w:r>
          </w:p>
        </w:tc>
        <w:tc>
          <w:tcPr>
            <w:tcW w:w="4537" w:type="dxa"/>
            <w:tcBorders>
              <w:top w:val="single" w:sz="4" w:space="0" w:color="000000"/>
              <w:left w:val="single" w:sz="4" w:space="0" w:color="000000"/>
              <w:bottom w:val="single" w:sz="4" w:space="0" w:color="000000"/>
              <w:right w:val="single" w:sz="4" w:space="0" w:color="000000"/>
            </w:tcBorders>
          </w:tcPr>
          <w:p w14:paraId="7A418D46" w14:textId="72FBFDFC" w:rsidR="00D7508E" w:rsidRDefault="00D7508E" w:rsidP="001A2D49">
            <w:pPr>
              <w:ind w:left="2"/>
            </w:pPr>
            <w:proofErr w:type="spellStart"/>
            <w:proofErr w:type="gramStart"/>
            <w:r>
              <w:rPr>
                <w:sz w:val="24"/>
              </w:rPr>
              <w:t>LoancontractNO</w:t>
            </w:r>
            <w:proofErr w:type="spellEnd"/>
            <w:r>
              <w:rPr>
                <w:sz w:val="24"/>
              </w:rPr>
              <w:t xml:space="preserve">  Is</w:t>
            </w:r>
            <w:proofErr w:type="gramEnd"/>
            <w:r>
              <w:rPr>
                <w:sz w:val="24"/>
              </w:rPr>
              <w:t xml:space="preserve"> Required,</w:t>
            </w:r>
          </w:p>
        </w:tc>
      </w:tr>
      <w:tr w:rsidR="00825517" w14:paraId="61C8B023" w14:textId="77777777" w:rsidTr="00825517">
        <w:trPr>
          <w:trHeight w:val="310"/>
        </w:trPr>
        <w:tc>
          <w:tcPr>
            <w:tcW w:w="697" w:type="dxa"/>
            <w:tcBorders>
              <w:top w:val="single" w:sz="4" w:space="0" w:color="000000"/>
              <w:left w:val="single" w:sz="4" w:space="0" w:color="000000"/>
              <w:bottom w:val="single" w:sz="4" w:space="0" w:color="000000"/>
              <w:right w:val="single" w:sz="4" w:space="0" w:color="000000"/>
            </w:tcBorders>
          </w:tcPr>
          <w:p w14:paraId="64D7A601" w14:textId="1F2A5DC2" w:rsidR="00825517" w:rsidRPr="00825517" w:rsidRDefault="00825517" w:rsidP="00825517">
            <w:pPr>
              <w:ind w:left="360" w:right="55"/>
              <w:jc w:val="right"/>
              <w:rPr>
                <w:sz w:val="24"/>
              </w:rPr>
            </w:pPr>
            <w:del w:id="45" w:author="Aman Shegokar" w:date="2025-03-28T16:25:00Z">
              <w:r w:rsidDel="00FF6104">
                <w:rPr>
                  <w:sz w:val="24"/>
                </w:rPr>
                <w:delText>2</w:delText>
              </w:r>
            </w:del>
            <w:r w:rsidRPr="00825517">
              <w:rPr>
                <w:sz w:val="24"/>
              </w:rPr>
              <w:t xml:space="preserve"> </w:t>
            </w:r>
          </w:p>
        </w:tc>
        <w:tc>
          <w:tcPr>
            <w:tcW w:w="1765" w:type="dxa"/>
            <w:tcBorders>
              <w:top w:val="single" w:sz="4" w:space="0" w:color="000000"/>
              <w:left w:val="single" w:sz="4" w:space="0" w:color="000000"/>
              <w:bottom w:val="single" w:sz="4" w:space="0" w:color="000000"/>
              <w:right w:val="single" w:sz="4" w:space="0" w:color="000000"/>
            </w:tcBorders>
          </w:tcPr>
          <w:p w14:paraId="40084DE7" w14:textId="53324BE1" w:rsidR="00825517" w:rsidRDefault="00825517">
            <w:pPr>
              <w:rPr>
                <w:sz w:val="24"/>
              </w:rPr>
              <w:pPrChange w:id="46" w:author="Aman Shegokar" w:date="2025-03-28T16:25:00Z">
                <w:pPr>
                  <w:ind w:left="2"/>
                </w:pPr>
              </w:pPrChange>
            </w:pPr>
            <w:del w:id="47" w:author="Aman Shegokar" w:date="2025-03-28T16:25:00Z">
              <w:r w:rsidDel="00FF6104">
                <w:rPr>
                  <w:sz w:val="24"/>
                </w:rPr>
                <w:delText>UniqueRecordID</w:delText>
              </w:r>
            </w:del>
            <w:r>
              <w:rPr>
                <w:sz w:val="24"/>
              </w:rPr>
              <w:t xml:space="preserve"> </w:t>
            </w:r>
          </w:p>
        </w:tc>
        <w:tc>
          <w:tcPr>
            <w:tcW w:w="3785" w:type="dxa"/>
            <w:tcBorders>
              <w:top w:val="single" w:sz="4" w:space="0" w:color="000000"/>
              <w:left w:val="single" w:sz="4" w:space="0" w:color="000000"/>
              <w:bottom w:val="single" w:sz="4" w:space="0" w:color="000000"/>
              <w:right w:val="single" w:sz="4" w:space="0" w:color="000000"/>
            </w:tcBorders>
          </w:tcPr>
          <w:p w14:paraId="3C9E6EDF" w14:textId="0CC237FC" w:rsidR="00825517" w:rsidRDefault="00825517">
            <w:pPr>
              <w:rPr>
                <w:sz w:val="24"/>
              </w:rPr>
              <w:pPrChange w:id="48" w:author="Aman Shegokar" w:date="2025-03-28T16:25:00Z">
                <w:pPr>
                  <w:ind w:left="2"/>
                </w:pPr>
              </w:pPrChange>
            </w:pPr>
            <w:del w:id="49" w:author="Aman Shegokar" w:date="2025-03-28T16:25:00Z">
              <w:r w:rsidDel="00FF6104">
                <w:rPr>
                  <w:sz w:val="24"/>
                </w:rPr>
                <w:delText>If the unique record ID is Blank</w:delText>
              </w:r>
            </w:del>
            <w:r>
              <w:rPr>
                <w:sz w:val="24"/>
              </w:rPr>
              <w:t>.</w:t>
            </w:r>
          </w:p>
        </w:tc>
        <w:tc>
          <w:tcPr>
            <w:tcW w:w="4537" w:type="dxa"/>
            <w:tcBorders>
              <w:top w:val="single" w:sz="4" w:space="0" w:color="000000"/>
              <w:left w:val="single" w:sz="4" w:space="0" w:color="000000"/>
              <w:bottom w:val="single" w:sz="4" w:space="0" w:color="000000"/>
              <w:right w:val="single" w:sz="4" w:space="0" w:color="000000"/>
            </w:tcBorders>
          </w:tcPr>
          <w:p w14:paraId="19A17315" w14:textId="2DDAC403" w:rsidR="00825517" w:rsidRDefault="00825517">
            <w:pPr>
              <w:pPrChange w:id="50" w:author="Aman Shegokar" w:date="2025-03-28T16:25:00Z">
                <w:pPr>
                  <w:ind w:left="2"/>
                </w:pPr>
              </w:pPrChange>
            </w:pPr>
            <w:del w:id="51" w:author="Aman Shegokar" w:date="2025-03-28T16:25:00Z">
              <w:r w:rsidDel="00FF6104">
                <w:rPr>
                  <w:sz w:val="24"/>
                </w:rPr>
                <w:delText xml:space="preserve">UniqueRecordID Is Required </w:delText>
              </w:r>
            </w:del>
          </w:p>
        </w:tc>
      </w:tr>
      <w:tr w:rsidR="00825517" w14:paraId="1AABE1A3" w14:textId="77777777" w:rsidTr="00825517">
        <w:trPr>
          <w:trHeight w:val="310"/>
        </w:trPr>
        <w:tc>
          <w:tcPr>
            <w:tcW w:w="697" w:type="dxa"/>
            <w:tcBorders>
              <w:top w:val="single" w:sz="4" w:space="0" w:color="000000"/>
              <w:left w:val="single" w:sz="4" w:space="0" w:color="000000"/>
              <w:bottom w:val="single" w:sz="4" w:space="0" w:color="000000"/>
              <w:right w:val="single" w:sz="4" w:space="0" w:color="000000"/>
            </w:tcBorders>
          </w:tcPr>
          <w:p w14:paraId="68E5AC43" w14:textId="538FBE60" w:rsidR="00825517" w:rsidRPr="00825517" w:rsidRDefault="00825517">
            <w:pPr>
              <w:ind w:right="55"/>
              <w:rPr>
                <w:sz w:val="24"/>
              </w:rPr>
              <w:pPrChange w:id="52" w:author="Aman Shegokar" w:date="2025-02-06T18:41:00Z">
                <w:pPr>
                  <w:ind w:left="360" w:right="55"/>
                  <w:jc w:val="right"/>
                </w:pPr>
              </w:pPrChange>
            </w:pPr>
            <w:commentRangeStart w:id="53"/>
            <w:del w:id="54" w:author="Aman Shegokar" w:date="2025-02-06T18:41:00Z">
              <w:r w:rsidDel="00106FF0">
                <w:rPr>
                  <w:sz w:val="24"/>
                </w:rPr>
                <w:delText>3</w:delText>
              </w:r>
              <w:r w:rsidRPr="00825517" w:rsidDel="00106FF0">
                <w:rPr>
                  <w:sz w:val="24"/>
                </w:rPr>
                <w:delText xml:space="preserve"> </w:delText>
              </w:r>
            </w:del>
          </w:p>
        </w:tc>
        <w:tc>
          <w:tcPr>
            <w:tcW w:w="1765" w:type="dxa"/>
            <w:tcBorders>
              <w:top w:val="single" w:sz="4" w:space="0" w:color="000000"/>
              <w:left w:val="single" w:sz="4" w:space="0" w:color="000000"/>
              <w:bottom w:val="single" w:sz="4" w:space="0" w:color="000000"/>
              <w:right w:val="single" w:sz="4" w:space="0" w:color="000000"/>
            </w:tcBorders>
          </w:tcPr>
          <w:p w14:paraId="4E0E84BE" w14:textId="4801A1E4" w:rsidR="00825517" w:rsidRDefault="00825517">
            <w:pPr>
              <w:rPr>
                <w:sz w:val="24"/>
              </w:rPr>
              <w:pPrChange w:id="55" w:author="Aman Shegokar" w:date="2025-02-06T18:41:00Z">
                <w:pPr>
                  <w:ind w:left="2"/>
                </w:pPr>
              </w:pPrChange>
            </w:pPr>
            <w:del w:id="56" w:author="Aman Shegokar" w:date="2025-02-06T18:41:00Z">
              <w:r w:rsidDel="00106FF0">
                <w:rPr>
                  <w:sz w:val="24"/>
                </w:rPr>
                <w:delText xml:space="preserve">UniqueRecordID </w:delText>
              </w:r>
            </w:del>
          </w:p>
        </w:tc>
        <w:tc>
          <w:tcPr>
            <w:tcW w:w="3785" w:type="dxa"/>
            <w:tcBorders>
              <w:top w:val="single" w:sz="4" w:space="0" w:color="000000"/>
              <w:left w:val="single" w:sz="4" w:space="0" w:color="000000"/>
              <w:bottom w:val="single" w:sz="4" w:space="0" w:color="000000"/>
              <w:right w:val="single" w:sz="4" w:space="0" w:color="000000"/>
            </w:tcBorders>
          </w:tcPr>
          <w:p w14:paraId="7ABFCE17" w14:textId="39CA5AAA" w:rsidR="00825517" w:rsidRDefault="00825517">
            <w:pPr>
              <w:rPr>
                <w:sz w:val="24"/>
              </w:rPr>
              <w:pPrChange w:id="57" w:author="Aman Shegokar" w:date="2025-02-06T18:41:00Z">
                <w:pPr>
                  <w:ind w:left="2"/>
                </w:pPr>
              </w:pPrChange>
            </w:pPr>
            <w:del w:id="58" w:author="Aman Shegokar" w:date="2025-02-06T18:41:00Z">
              <w:r w:rsidDel="00106FF0">
                <w:rPr>
                  <w:sz w:val="24"/>
                </w:rPr>
                <w:delText>If the unique record ID is already exist.</w:delText>
              </w:r>
            </w:del>
          </w:p>
        </w:tc>
        <w:tc>
          <w:tcPr>
            <w:tcW w:w="4537" w:type="dxa"/>
            <w:tcBorders>
              <w:top w:val="single" w:sz="4" w:space="0" w:color="000000"/>
              <w:left w:val="single" w:sz="4" w:space="0" w:color="000000"/>
              <w:bottom w:val="single" w:sz="4" w:space="0" w:color="000000"/>
              <w:right w:val="single" w:sz="4" w:space="0" w:color="000000"/>
            </w:tcBorders>
          </w:tcPr>
          <w:p w14:paraId="1E075746" w14:textId="5B30F03E" w:rsidR="00825517" w:rsidRDefault="00825517">
            <w:pPr>
              <w:rPr>
                <w:sz w:val="24"/>
              </w:rPr>
              <w:pPrChange w:id="59" w:author="Aman Shegokar" w:date="2025-02-06T18:41:00Z">
                <w:pPr>
                  <w:ind w:left="2"/>
                </w:pPr>
              </w:pPrChange>
            </w:pPr>
            <w:del w:id="60" w:author="Aman Shegokar" w:date="2025-02-06T18:41:00Z">
              <w:r w:rsidDel="00106FF0">
                <w:rPr>
                  <w:sz w:val="24"/>
                </w:rPr>
                <w:delText>Unique Record Id should be unique.</w:delText>
              </w:r>
            </w:del>
            <w:commentRangeEnd w:id="53"/>
            <w:r w:rsidR="00FF6104">
              <w:rPr>
                <w:rStyle w:val="CommentReference"/>
                <w:rFonts w:eastAsiaTheme="minorHAnsi"/>
                <w:lang w:eastAsia="en-US"/>
              </w:rPr>
              <w:commentReference w:id="53"/>
            </w:r>
          </w:p>
        </w:tc>
      </w:tr>
      <w:tr w:rsidR="00825517" w14:paraId="29CB4982" w14:textId="77777777" w:rsidTr="00825517">
        <w:trPr>
          <w:trHeight w:val="310"/>
        </w:trPr>
        <w:tc>
          <w:tcPr>
            <w:tcW w:w="697" w:type="dxa"/>
            <w:tcBorders>
              <w:top w:val="single" w:sz="4" w:space="0" w:color="000000"/>
              <w:left w:val="single" w:sz="4" w:space="0" w:color="000000"/>
              <w:bottom w:val="single" w:sz="4" w:space="0" w:color="000000"/>
              <w:right w:val="single" w:sz="4" w:space="0" w:color="000000"/>
            </w:tcBorders>
          </w:tcPr>
          <w:p w14:paraId="23706A18" w14:textId="7B4E0134" w:rsidR="00825517" w:rsidRPr="00825517" w:rsidRDefault="00825517" w:rsidP="00825517">
            <w:pPr>
              <w:ind w:left="360" w:right="55"/>
              <w:jc w:val="right"/>
              <w:rPr>
                <w:sz w:val="24"/>
              </w:rPr>
            </w:pPr>
            <w:r>
              <w:rPr>
                <w:sz w:val="24"/>
              </w:rPr>
              <w:t>4</w:t>
            </w:r>
          </w:p>
        </w:tc>
        <w:tc>
          <w:tcPr>
            <w:tcW w:w="1765" w:type="dxa"/>
            <w:tcBorders>
              <w:top w:val="single" w:sz="4" w:space="0" w:color="000000"/>
              <w:left w:val="single" w:sz="4" w:space="0" w:color="000000"/>
              <w:bottom w:val="single" w:sz="4" w:space="0" w:color="000000"/>
              <w:right w:val="single" w:sz="4" w:space="0" w:color="000000"/>
            </w:tcBorders>
          </w:tcPr>
          <w:p w14:paraId="2AA2CFFF" w14:textId="766E2308" w:rsidR="00825517" w:rsidRDefault="00825517" w:rsidP="00825517">
            <w:pPr>
              <w:ind w:left="2"/>
              <w:rPr>
                <w:sz w:val="24"/>
              </w:rPr>
            </w:pPr>
            <w:proofErr w:type="spellStart"/>
            <w:r>
              <w:rPr>
                <w:sz w:val="24"/>
              </w:rPr>
              <w:t>LoanContractNo</w:t>
            </w:r>
            <w:proofErr w:type="spellEnd"/>
          </w:p>
        </w:tc>
        <w:tc>
          <w:tcPr>
            <w:tcW w:w="3785" w:type="dxa"/>
            <w:tcBorders>
              <w:top w:val="single" w:sz="4" w:space="0" w:color="000000"/>
              <w:left w:val="single" w:sz="4" w:space="0" w:color="000000"/>
              <w:bottom w:val="single" w:sz="4" w:space="0" w:color="000000"/>
              <w:right w:val="single" w:sz="4" w:space="0" w:color="000000"/>
            </w:tcBorders>
          </w:tcPr>
          <w:p w14:paraId="0AF09327" w14:textId="6778CC06" w:rsidR="00825517" w:rsidRDefault="00825517" w:rsidP="00825517">
            <w:pPr>
              <w:ind w:left="2"/>
            </w:pPr>
            <w:r>
              <w:t>If the loan contract number is invalid.</w:t>
            </w:r>
          </w:p>
        </w:tc>
        <w:tc>
          <w:tcPr>
            <w:tcW w:w="4537" w:type="dxa"/>
            <w:tcBorders>
              <w:top w:val="single" w:sz="4" w:space="0" w:color="000000"/>
              <w:left w:val="single" w:sz="4" w:space="0" w:color="000000"/>
              <w:bottom w:val="single" w:sz="4" w:space="0" w:color="000000"/>
              <w:right w:val="single" w:sz="4" w:space="0" w:color="000000"/>
            </w:tcBorders>
          </w:tcPr>
          <w:p w14:paraId="431222BB" w14:textId="049129D9" w:rsidR="00825517" w:rsidRDefault="00825517" w:rsidP="00825517">
            <w:pPr>
              <w:rPr>
                <w:sz w:val="24"/>
              </w:rPr>
            </w:pPr>
            <w:proofErr w:type="spellStart"/>
            <w:r>
              <w:rPr>
                <w:sz w:val="24"/>
              </w:rPr>
              <w:t>LoancontractNo</w:t>
            </w:r>
            <w:proofErr w:type="spellEnd"/>
            <w:r>
              <w:rPr>
                <w:sz w:val="24"/>
              </w:rPr>
              <w:t xml:space="preserve"> is not valid </w:t>
            </w:r>
          </w:p>
        </w:tc>
      </w:tr>
      <w:tr w:rsidR="00825517" w14:paraId="565157CA" w14:textId="77777777" w:rsidTr="00825517">
        <w:trPr>
          <w:trHeight w:val="310"/>
        </w:trPr>
        <w:tc>
          <w:tcPr>
            <w:tcW w:w="697" w:type="dxa"/>
            <w:tcBorders>
              <w:top w:val="single" w:sz="4" w:space="0" w:color="000000"/>
              <w:left w:val="single" w:sz="4" w:space="0" w:color="000000"/>
              <w:bottom w:val="single" w:sz="4" w:space="0" w:color="000000"/>
              <w:right w:val="single" w:sz="4" w:space="0" w:color="000000"/>
            </w:tcBorders>
          </w:tcPr>
          <w:p w14:paraId="6475C481" w14:textId="042B4F5A" w:rsidR="00825517" w:rsidRPr="00825517" w:rsidRDefault="00825517">
            <w:pPr>
              <w:ind w:left="360" w:right="55"/>
              <w:rPr>
                <w:sz w:val="24"/>
              </w:rPr>
              <w:pPrChange w:id="61" w:author="Aman Shegokar" w:date="2025-02-06T18:41:00Z">
                <w:pPr>
                  <w:ind w:left="360" w:right="55"/>
                  <w:jc w:val="right"/>
                </w:pPr>
              </w:pPrChange>
            </w:pPr>
            <w:commentRangeStart w:id="62"/>
            <w:del w:id="63" w:author="Aman Shegokar" w:date="2025-02-06T18:41:00Z">
              <w:r w:rsidDel="00106FF0">
                <w:rPr>
                  <w:sz w:val="24"/>
                </w:rPr>
                <w:lastRenderedPageBreak/>
                <w:delText>5</w:delText>
              </w:r>
            </w:del>
          </w:p>
        </w:tc>
        <w:tc>
          <w:tcPr>
            <w:tcW w:w="1765" w:type="dxa"/>
            <w:tcBorders>
              <w:top w:val="single" w:sz="4" w:space="0" w:color="000000"/>
              <w:left w:val="single" w:sz="4" w:space="0" w:color="000000"/>
              <w:bottom w:val="single" w:sz="4" w:space="0" w:color="000000"/>
              <w:right w:val="single" w:sz="4" w:space="0" w:color="000000"/>
            </w:tcBorders>
          </w:tcPr>
          <w:p w14:paraId="15007FC7" w14:textId="71208409" w:rsidR="00825517" w:rsidRDefault="00825517" w:rsidP="00825517">
            <w:pPr>
              <w:rPr>
                <w:sz w:val="24"/>
              </w:rPr>
            </w:pPr>
            <w:del w:id="64" w:author="Aman Shegokar" w:date="2025-02-06T18:41:00Z">
              <w:r w:rsidDel="00106FF0">
                <w:rPr>
                  <w:sz w:val="24"/>
                </w:rPr>
                <w:delText>UniqueRecordID</w:delText>
              </w:r>
            </w:del>
            <w:r>
              <w:rPr>
                <w:sz w:val="24"/>
              </w:rPr>
              <w:t xml:space="preserve"> </w:t>
            </w:r>
          </w:p>
        </w:tc>
        <w:tc>
          <w:tcPr>
            <w:tcW w:w="3785" w:type="dxa"/>
            <w:tcBorders>
              <w:top w:val="single" w:sz="4" w:space="0" w:color="000000"/>
              <w:left w:val="single" w:sz="4" w:space="0" w:color="000000"/>
              <w:bottom w:val="single" w:sz="4" w:space="0" w:color="000000"/>
              <w:right w:val="single" w:sz="4" w:space="0" w:color="000000"/>
            </w:tcBorders>
          </w:tcPr>
          <w:p w14:paraId="4F32B2E2" w14:textId="078503C2" w:rsidR="00825517" w:rsidRDefault="00962930">
            <w:pPr>
              <w:pPrChange w:id="65" w:author="Aman Shegokar" w:date="2025-02-06T18:40:00Z">
                <w:pPr>
                  <w:ind w:left="2"/>
                </w:pPr>
              </w:pPrChange>
            </w:pPr>
            <w:del w:id="66" w:author="Aman Shegokar" w:date="2025-02-06T18:40:00Z">
              <w:r w:rsidDel="00106FF0">
                <w:delText xml:space="preserve">If </w:delText>
              </w:r>
              <w:r w:rsidR="00825517" w:rsidDel="00106FF0">
                <w:delText xml:space="preserve">Unique record ID </w:delText>
              </w:r>
              <w:r w:rsidDel="00106FF0">
                <w:delText xml:space="preserve">is </w:delText>
              </w:r>
              <w:r w:rsidR="00825517" w:rsidDel="00106FF0">
                <w:delText>already used</w:delText>
              </w:r>
              <w:r w:rsidR="00106FF0" w:rsidDel="00106FF0">
                <w:delText>,</w:delText>
              </w:r>
            </w:del>
          </w:p>
        </w:tc>
        <w:tc>
          <w:tcPr>
            <w:tcW w:w="4537" w:type="dxa"/>
            <w:tcBorders>
              <w:top w:val="single" w:sz="4" w:space="0" w:color="000000"/>
              <w:left w:val="single" w:sz="4" w:space="0" w:color="000000"/>
              <w:bottom w:val="single" w:sz="4" w:space="0" w:color="000000"/>
              <w:right w:val="single" w:sz="4" w:space="0" w:color="000000"/>
            </w:tcBorders>
          </w:tcPr>
          <w:p w14:paraId="67056DC7" w14:textId="616D6317" w:rsidR="00825517" w:rsidRDefault="00825517" w:rsidP="00825517">
            <w:del w:id="67" w:author="Aman Shegokar" w:date="2025-02-06T18:40:00Z">
              <w:r w:rsidDel="00106FF0">
                <w:rPr>
                  <w:sz w:val="24"/>
                </w:rPr>
                <w:delText xml:space="preserve"> UniqueRecordID already exist.</w:delText>
              </w:r>
            </w:del>
            <w:commentRangeEnd w:id="62"/>
            <w:r w:rsidR="00C21F54">
              <w:rPr>
                <w:rStyle w:val="CommentReference"/>
                <w:rFonts w:eastAsiaTheme="minorHAnsi"/>
                <w:lang w:eastAsia="en-US"/>
              </w:rPr>
              <w:commentReference w:id="62"/>
            </w:r>
          </w:p>
        </w:tc>
      </w:tr>
      <w:tr w:rsidR="00825517" w14:paraId="6E436D03" w14:textId="77777777" w:rsidTr="00825517">
        <w:trPr>
          <w:trHeight w:val="310"/>
        </w:trPr>
        <w:tc>
          <w:tcPr>
            <w:tcW w:w="697" w:type="dxa"/>
            <w:tcBorders>
              <w:top w:val="single" w:sz="4" w:space="0" w:color="000000"/>
              <w:left w:val="single" w:sz="4" w:space="0" w:color="000000"/>
              <w:bottom w:val="single" w:sz="4" w:space="0" w:color="000000"/>
              <w:right w:val="single" w:sz="4" w:space="0" w:color="000000"/>
            </w:tcBorders>
          </w:tcPr>
          <w:p w14:paraId="78C94FB5" w14:textId="2AE7930F" w:rsidR="00825517" w:rsidRPr="00825517" w:rsidRDefault="00825517" w:rsidP="00825517">
            <w:pPr>
              <w:ind w:left="360" w:right="55"/>
              <w:jc w:val="right"/>
              <w:rPr>
                <w:sz w:val="24"/>
              </w:rPr>
            </w:pPr>
            <w:r>
              <w:rPr>
                <w:sz w:val="24"/>
              </w:rPr>
              <w:t>6</w:t>
            </w:r>
          </w:p>
        </w:tc>
        <w:tc>
          <w:tcPr>
            <w:tcW w:w="1765" w:type="dxa"/>
            <w:tcBorders>
              <w:top w:val="single" w:sz="4" w:space="0" w:color="000000"/>
              <w:left w:val="single" w:sz="4" w:space="0" w:color="000000"/>
              <w:bottom w:val="single" w:sz="4" w:space="0" w:color="000000"/>
              <w:right w:val="single" w:sz="4" w:space="0" w:color="000000"/>
            </w:tcBorders>
          </w:tcPr>
          <w:p w14:paraId="5E03BB94" w14:textId="09C35F63" w:rsidR="00825517" w:rsidRDefault="00962930" w:rsidP="00825517">
            <w:pPr>
              <w:rPr>
                <w:sz w:val="24"/>
              </w:rPr>
            </w:pPr>
            <w:proofErr w:type="spellStart"/>
            <w:r>
              <w:rPr>
                <w:sz w:val="24"/>
              </w:rPr>
              <w:t>LoanContractNo</w:t>
            </w:r>
            <w:proofErr w:type="spellEnd"/>
          </w:p>
        </w:tc>
        <w:tc>
          <w:tcPr>
            <w:tcW w:w="3785" w:type="dxa"/>
            <w:tcBorders>
              <w:top w:val="single" w:sz="4" w:space="0" w:color="000000"/>
              <w:left w:val="single" w:sz="4" w:space="0" w:color="000000"/>
              <w:bottom w:val="single" w:sz="4" w:space="0" w:color="000000"/>
              <w:right w:val="single" w:sz="4" w:space="0" w:color="000000"/>
            </w:tcBorders>
          </w:tcPr>
          <w:p w14:paraId="503FFB1A" w14:textId="6B271B33" w:rsidR="00825517" w:rsidRDefault="00962930" w:rsidP="00825517">
            <w:pPr>
              <w:ind w:left="2"/>
            </w:pPr>
            <w:r>
              <w:t xml:space="preserve">If </w:t>
            </w:r>
            <w:r w:rsidR="00825517">
              <w:t>Loan contract already closed.</w:t>
            </w:r>
          </w:p>
        </w:tc>
        <w:tc>
          <w:tcPr>
            <w:tcW w:w="4537" w:type="dxa"/>
            <w:tcBorders>
              <w:top w:val="single" w:sz="4" w:space="0" w:color="000000"/>
              <w:left w:val="single" w:sz="4" w:space="0" w:color="000000"/>
              <w:bottom w:val="single" w:sz="4" w:space="0" w:color="000000"/>
              <w:right w:val="single" w:sz="4" w:space="0" w:color="000000"/>
            </w:tcBorders>
          </w:tcPr>
          <w:p w14:paraId="4190E239" w14:textId="5C91169C" w:rsidR="00825517" w:rsidRDefault="00825517" w:rsidP="00825517">
            <w:r>
              <w:t xml:space="preserve">This </w:t>
            </w:r>
            <w:proofErr w:type="spellStart"/>
            <w:proofErr w:type="gramStart"/>
            <w:r>
              <w:rPr>
                <w:sz w:val="24"/>
              </w:rPr>
              <w:t>LoancontractNO</w:t>
            </w:r>
            <w:proofErr w:type="spellEnd"/>
            <w:r>
              <w:rPr>
                <w:sz w:val="24"/>
              </w:rPr>
              <w:t xml:space="preserve">  is</w:t>
            </w:r>
            <w:proofErr w:type="gramEnd"/>
            <w:r>
              <w:rPr>
                <w:sz w:val="24"/>
              </w:rPr>
              <w:t xml:space="preserve"> </w:t>
            </w:r>
            <w:r w:rsidR="00AB1976">
              <w:rPr>
                <w:sz w:val="24"/>
              </w:rPr>
              <w:t xml:space="preserve">already </w:t>
            </w:r>
            <w:r>
              <w:rPr>
                <w:sz w:val="24"/>
              </w:rPr>
              <w:t>closed.</w:t>
            </w:r>
          </w:p>
        </w:tc>
      </w:tr>
      <w:tr w:rsidR="00962930" w14:paraId="190C03B6" w14:textId="77777777" w:rsidTr="00825517">
        <w:trPr>
          <w:trHeight w:val="310"/>
        </w:trPr>
        <w:tc>
          <w:tcPr>
            <w:tcW w:w="697" w:type="dxa"/>
            <w:tcBorders>
              <w:top w:val="single" w:sz="4" w:space="0" w:color="000000"/>
              <w:left w:val="single" w:sz="4" w:space="0" w:color="000000"/>
              <w:bottom w:val="single" w:sz="4" w:space="0" w:color="000000"/>
              <w:right w:val="single" w:sz="4" w:space="0" w:color="000000"/>
            </w:tcBorders>
          </w:tcPr>
          <w:p w14:paraId="71054CCD" w14:textId="7CF71A08" w:rsidR="00962930" w:rsidRDefault="00962930" w:rsidP="00825517">
            <w:pPr>
              <w:ind w:left="360" w:right="55"/>
              <w:jc w:val="right"/>
              <w:rPr>
                <w:sz w:val="24"/>
              </w:rPr>
            </w:pPr>
            <w:r>
              <w:rPr>
                <w:sz w:val="24"/>
              </w:rPr>
              <w:t>7</w:t>
            </w:r>
          </w:p>
        </w:tc>
        <w:tc>
          <w:tcPr>
            <w:tcW w:w="1765" w:type="dxa"/>
            <w:tcBorders>
              <w:top w:val="single" w:sz="4" w:space="0" w:color="000000"/>
              <w:left w:val="single" w:sz="4" w:space="0" w:color="000000"/>
              <w:bottom w:val="single" w:sz="4" w:space="0" w:color="000000"/>
              <w:right w:val="single" w:sz="4" w:space="0" w:color="000000"/>
            </w:tcBorders>
          </w:tcPr>
          <w:p w14:paraId="73604E61" w14:textId="272F0D57" w:rsidR="00962930" w:rsidRDefault="00962930" w:rsidP="00825517">
            <w:pPr>
              <w:rPr>
                <w:sz w:val="24"/>
              </w:rPr>
            </w:pPr>
            <w:proofErr w:type="spellStart"/>
            <w:r>
              <w:rPr>
                <w:sz w:val="24"/>
              </w:rPr>
              <w:t>LoanContractNo</w:t>
            </w:r>
            <w:proofErr w:type="spellEnd"/>
          </w:p>
        </w:tc>
        <w:tc>
          <w:tcPr>
            <w:tcW w:w="3785" w:type="dxa"/>
            <w:tcBorders>
              <w:top w:val="single" w:sz="4" w:space="0" w:color="000000"/>
              <w:left w:val="single" w:sz="4" w:space="0" w:color="000000"/>
              <w:bottom w:val="single" w:sz="4" w:space="0" w:color="000000"/>
              <w:right w:val="single" w:sz="4" w:space="0" w:color="000000"/>
            </w:tcBorders>
          </w:tcPr>
          <w:p w14:paraId="50ABCD75" w14:textId="3F5683F6" w:rsidR="00962930" w:rsidRDefault="00962930" w:rsidP="00825517">
            <w:pPr>
              <w:ind w:left="2"/>
            </w:pPr>
            <w:r>
              <w:t>If the loan contract has some outstanding balances.</w:t>
            </w:r>
          </w:p>
        </w:tc>
        <w:tc>
          <w:tcPr>
            <w:tcW w:w="4537" w:type="dxa"/>
            <w:tcBorders>
              <w:top w:val="single" w:sz="4" w:space="0" w:color="000000"/>
              <w:left w:val="single" w:sz="4" w:space="0" w:color="000000"/>
              <w:bottom w:val="single" w:sz="4" w:space="0" w:color="000000"/>
              <w:right w:val="single" w:sz="4" w:space="0" w:color="000000"/>
            </w:tcBorders>
          </w:tcPr>
          <w:p w14:paraId="69F5E2D5" w14:textId="378B48FD" w:rsidR="00962930" w:rsidRDefault="00962930" w:rsidP="00825517">
            <w:r>
              <w:t>Th</w:t>
            </w:r>
            <w:r w:rsidR="00AB1976">
              <w:t>e</w:t>
            </w:r>
            <w:r>
              <w:t xml:space="preserve"> </w:t>
            </w:r>
            <w:r w:rsidR="00AB1976">
              <w:t>loan contract has outstanding balance, cannot be closed.</w:t>
            </w:r>
          </w:p>
        </w:tc>
      </w:tr>
    </w:tbl>
    <w:p w14:paraId="581E2034" w14:textId="508DCD83" w:rsidR="0067345E" w:rsidRDefault="0067345E" w:rsidP="00700455">
      <w:pPr>
        <w:pStyle w:val="Heading2"/>
        <w:numPr>
          <w:ilvl w:val="1"/>
          <w:numId w:val="13"/>
        </w:numPr>
      </w:pPr>
      <w:bookmarkStart w:id="68" w:name="_Toc188379669"/>
      <w:bookmarkStart w:id="69" w:name="_Toc1007304"/>
      <w:r w:rsidRPr="00DF6C8E">
        <w:t>Sample JSON Response</w:t>
      </w:r>
      <w:bookmarkEnd w:id="68"/>
      <w:r w:rsidRPr="00DF6C8E">
        <w:t xml:space="preserve"> </w:t>
      </w:r>
      <w:bookmarkEnd w:id="69"/>
    </w:p>
    <w:p w14:paraId="170E07C2" w14:textId="28679FE3" w:rsidR="00700455" w:rsidRPr="00700455" w:rsidRDefault="00700455" w:rsidP="00700455">
      <w:pPr>
        <w:ind w:left="360"/>
      </w:pPr>
    </w:p>
    <w:p w14:paraId="40C0CEB0" w14:textId="5F5A342C" w:rsidR="00984EDC" w:rsidRDefault="00700455" w:rsidP="00700455">
      <w:pPr>
        <w:spacing w:after="166" w:line="250" w:lineRule="auto"/>
        <w:ind w:right="4"/>
      </w:pPr>
      <w:r>
        <w:t>Refer below the JSON response</w:t>
      </w:r>
    </w:p>
    <w:p w14:paraId="73D50372" w14:textId="77777777" w:rsidR="00984EDC" w:rsidRPr="00984EDC" w:rsidRDefault="00984EDC" w:rsidP="00984EDC">
      <w:pPr>
        <w:pBdr>
          <w:top w:val="single" w:sz="4" w:space="0" w:color="000000"/>
          <w:left w:val="single" w:sz="4" w:space="0" w:color="000000"/>
          <w:bottom w:val="single" w:sz="4" w:space="0" w:color="000000"/>
          <w:right w:val="single" w:sz="4" w:space="0" w:color="000000"/>
        </w:pBdr>
        <w:spacing w:after="173" w:line="250" w:lineRule="auto"/>
        <w:ind w:left="108" w:hanging="10"/>
        <w:rPr>
          <w:sz w:val="24"/>
        </w:rPr>
      </w:pPr>
      <w:r w:rsidRPr="00984EDC">
        <w:rPr>
          <w:sz w:val="24"/>
        </w:rPr>
        <w:t>{</w:t>
      </w:r>
    </w:p>
    <w:p w14:paraId="4DF221FA" w14:textId="77777777" w:rsidR="00984EDC" w:rsidRPr="00984EDC" w:rsidRDefault="00984EDC" w:rsidP="00984EDC">
      <w:pPr>
        <w:pBdr>
          <w:top w:val="single" w:sz="4" w:space="0" w:color="000000"/>
          <w:left w:val="single" w:sz="4" w:space="0" w:color="000000"/>
          <w:bottom w:val="single" w:sz="4" w:space="0" w:color="000000"/>
          <w:right w:val="single" w:sz="4" w:space="0" w:color="000000"/>
        </w:pBdr>
        <w:spacing w:after="173" w:line="250" w:lineRule="auto"/>
        <w:ind w:left="108" w:hanging="10"/>
        <w:rPr>
          <w:sz w:val="24"/>
        </w:rPr>
      </w:pPr>
      <w:r w:rsidRPr="00984EDC">
        <w:rPr>
          <w:sz w:val="24"/>
        </w:rPr>
        <w:t xml:space="preserve">  "</w:t>
      </w:r>
      <w:proofErr w:type="spellStart"/>
      <w:r w:rsidRPr="00984EDC">
        <w:rPr>
          <w:sz w:val="24"/>
        </w:rPr>
        <w:t>CloseContracttData</w:t>
      </w:r>
      <w:proofErr w:type="spellEnd"/>
      <w:r w:rsidRPr="00984EDC">
        <w:rPr>
          <w:sz w:val="24"/>
        </w:rPr>
        <w:t>": [</w:t>
      </w:r>
    </w:p>
    <w:p w14:paraId="5D0E4D82" w14:textId="77777777" w:rsidR="00984EDC" w:rsidRPr="00984EDC" w:rsidRDefault="00984EDC" w:rsidP="00984EDC">
      <w:pPr>
        <w:pBdr>
          <w:top w:val="single" w:sz="4" w:space="0" w:color="000000"/>
          <w:left w:val="single" w:sz="4" w:space="0" w:color="000000"/>
          <w:bottom w:val="single" w:sz="4" w:space="0" w:color="000000"/>
          <w:right w:val="single" w:sz="4" w:space="0" w:color="000000"/>
        </w:pBdr>
        <w:spacing w:after="173" w:line="250" w:lineRule="auto"/>
        <w:ind w:left="108" w:hanging="10"/>
        <w:rPr>
          <w:sz w:val="24"/>
        </w:rPr>
      </w:pPr>
      <w:r w:rsidRPr="00984EDC">
        <w:rPr>
          <w:sz w:val="24"/>
        </w:rPr>
        <w:t xml:space="preserve">    {</w:t>
      </w:r>
    </w:p>
    <w:p w14:paraId="08C05E54" w14:textId="77777777" w:rsidR="00984EDC" w:rsidRPr="00984EDC" w:rsidRDefault="00984EDC" w:rsidP="00984EDC">
      <w:pPr>
        <w:pBdr>
          <w:top w:val="single" w:sz="4" w:space="0" w:color="000000"/>
          <w:left w:val="single" w:sz="4" w:space="0" w:color="000000"/>
          <w:bottom w:val="single" w:sz="4" w:space="0" w:color="000000"/>
          <w:right w:val="single" w:sz="4" w:space="0" w:color="000000"/>
        </w:pBdr>
        <w:spacing w:after="173" w:line="250" w:lineRule="auto"/>
        <w:ind w:left="108" w:hanging="10"/>
        <w:rPr>
          <w:sz w:val="24"/>
        </w:rPr>
      </w:pPr>
      <w:r w:rsidRPr="00984EDC">
        <w:rPr>
          <w:sz w:val="24"/>
        </w:rPr>
        <w:t xml:space="preserve">   </w:t>
      </w:r>
      <w:del w:id="70" w:author="Aman Shegokar" w:date="2025-03-28T16:27:00Z">
        <w:r w:rsidRPr="00984EDC" w:rsidDel="00FF6104">
          <w:rPr>
            <w:sz w:val="24"/>
          </w:rPr>
          <w:delText xml:space="preserve">   "</w:delText>
        </w:r>
        <w:commentRangeStart w:id="71"/>
        <w:r w:rsidRPr="00984EDC" w:rsidDel="00FF6104">
          <w:rPr>
            <w:sz w:val="24"/>
          </w:rPr>
          <w:delText>UniqueRecordID": "10068",</w:delText>
        </w:r>
      </w:del>
      <w:commentRangeEnd w:id="71"/>
      <w:r w:rsidR="00FF6104">
        <w:rPr>
          <w:rStyle w:val="CommentReference"/>
        </w:rPr>
        <w:commentReference w:id="71"/>
      </w:r>
    </w:p>
    <w:p w14:paraId="56EF77C8" w14:textId="77777777" w:rsidR="00984EDC" w:rsidRPr="00984EDC" w:rsidRDefault="00984EDC" w:rsidP="00984EDC">
      <w:pPr>
        <w:pBdr>
          <w:top w:val="single" w:sz="4" w:space="0" w:color="000000"/>
          <w:left w:val="single" w:sz="4" w:space="0" w:color="000000"/>
          <w:bottom w:val="single" w:sz="4" w:space="0" w:color="000000"/>
          <w:right w:val="single" w:sz="4" w:space="0" w:color="000000"/>
        </w:pBdr>
        <w:spacing w:after="173" w:line="250" w:lineRule="auto"/>
        <w:ind w:left="108" w:hanging="10"/>
        <w:rPr>
          <w:sz w:val="24"/>
        </w:rPr>
      </w:pPr>
      <w:r w:rsidRPr="00984EDC">
        <w:rPr>
          <w:sz w:val="24"/>
        </w:rPr>
        <w:t xml:space="preserve">      "</w:t>
      </w:r>
      <w:proofErr w:type="spellStart"/>
      <w:r w:rsidRPr="00984EDC">
        <w:rPr>
          <w:sz w:val="24"/>
        </w:rPr>
        <w:t>LoanContractNo</w:t>
      </w:r>
      <w:proofErr w:type="spellEnd"/>
      <w:r w:rsidRPr="00984EDC">
        <w:rPr>
          <w:sz w:val="24"/>
        </w:rPr>
        <w:t>": "VLASMUM10113",</w:t>
      </w:r>
    </w:p>
    <w:p w14:paraId="3BD3277F" w14:textId="77777777" w:rsidR="00984EDC" w:rsidRPr="00984EDC" w:rsidRDefault="00984EDC" w:rsidP="00984EDC">
      <w:pPr>
        <w:pBdr>
          <w:top w:val="single" w:sz="4" w:space="0" w:color="000000"/>
          <w:left w:val="single" w:sz="4" w:space="0" w:color="000000"/>
          <w:bottom w:val="single" w:sz="4" w:space="0" w:color="000000"/>
          <w:right w:val="single" w:sz="4" w:space="0" w:color="000000"/>
        </w:pBdr>
        <w:spacing w:after="173" w:line="250" w:lineRule="auto"/>
        <w:ind w:left="108" w:hanging="10"/>
        <w:rPr>
          <w:sz w:val="24"/>
        </w:rPr>
      </w:pPr>
      <w:r w:rsidRPr="00984EDC">
        <w:rPr>
          <w:sz w:val="24"/>
        </w:rPr>
        <w:t xml:space="preserve">      "</w:t>
      </w:r>
      <w:proofErr w:type="spellStart"/>
      <w:r w:rsidRPr="00984EDC">
        <w:rPr>
          <w:sz w:val="24"/>
        </w:rPr>
        <w:t>RecordStatusCode</w:t>
      </w:r>
      <w:proofErr w:type="spellEnd"/>
      <w:r w:rsidRPr="00984EDC">
        <w:rPr>
          <w:sz w:val="24"/>
        </w:rPr>
        <w:t>": "0",</w:t>
      </w:r>
    </w:p>
    <w:p w14:paraId="2E9F05EF" w14:textId="77777777" w:rsidR="00984EDC" w:rsidRPr="00984EDC" w:rsidRDefault="00984EDC" w:rsidP="00984EDC">
      <w:pPr>
        <w:pBdr>
          <w:top w:val="single" w:sz="4" w:space="0" w:color="000000"/>
          <w:left w:val="single" w:sz="4" w:space="0" w:color="000000"/>
          <w:bottom w:val="single" w:sz="4" w:space="0" w:color="000000"/>
          <w:right w:val="single" w:sz="4" w:space="0" w:color="000000"/>
        </w:pBdr>
        <w:spacing w:after="173" w:line="250" w:lineRule="auto"/>
        <w:ind w:left="108" w:hanging="10"/>
        <w:rPr>
          <w:sz w:val="24"/>
        </w:rPr>
      </w:pPr>
      <w:r w:rsidRPr="00984EDC">
        <w:rPr>
          <w:sz w:val="24"/>
        </w:rPr>
        <w:t xml:space="preserve">      "</w:t>
      </w:r>
      <w:proofErr w:type="spellStart"/>
      <w:r w:rsidRPr="00984EDC">
        <w:rPr>
          <w:sz w:val="24"/>
        </w:rPr>
        <w:t>RespRemarks</w:t>
      </w:r>
      <w:proofErr w:type="spellEnd"/>
      <w:r w:rsidRPr="00984EDC">
        <w:rPr>
          <w:sz w:val="24"/>
        </w:rPr>
        <w:t>": "Success"</w:t>
      </w:r>
    </w:p>
    <w:p w14:paraId="25B370A7" w14:textId="77777777" w:rsidR="00984EDC" w:rsidRPr="00984EDC" w:rsidRDefault="00984EDC" w:rsidP="00984EDC">
      <w:pPr>
        <w:pBdr>
          <w:top w:val="single" w:sz="4" w:space="0" w:color="000000"/>
          <w:left w:val="single" w:sz="4" w:space="0" w:color="000000"/>
          <w:bottom w:val="single" w:sz="4" w:space="0" w:color="000000"/>
          <w:right w:val="single" w:sz="4" w:space="0" w:color="000000"/>
        </w:pBdr>
        <w:spacing w:after="173" w:line="250" w:lineRule="auto"/>
        <w:ind w:left="108" w:hanging="10"/>
        <w:rPr>
          <w:sz w:val="24"/>
        </w:rPr>
      </w:pPr>
      <w:r w:rsidRPr="00984EDC">
        <w:rPr>
          <w:sz w:val="24"/>
        </w:rPr>
        <w:t xml:space="preserve">    }</w:t>
      </w:r>
    </w:p>
    <w:p w14:paraId="6FF56D70" w14:textId="77777777" w:rsidR="00984EDC" w:rsidRPr="00984EDC" w:rsidRDefault="00984EDC" w:rsidP="00984EDC">
      <w:pPr>
        <w:pBdr>
          <w:top w:val="single" w:sz="4" w:space="0" w:color="000000"/>
          <w:left w:val="single" w:sz="4" w:space="0" w:color="000000"/>
          <w:bottom w:val="single" w:sz="4" w:space="0" w:color="000000"/>
          <w:right w:val="single" w:sz="4" w:space="0" w:color="000000"/>
        </w:pBdr>
        <w:spacing w:after="173" w:line="250" w:lineRule="auto"/>
        <w:ind w:left="108" w:hanging="10"/>
        <w:rPr>
          <w:sz w:val="24"/>
        </w:rPr>
      </w:pPr>
      <w:r w:rsidRPr="00984EDC">
        <w:rPr>
          <w:sz w:val="24"/>
        </w:rPr>
        <w:t xml:space="preserve">  ],</w:t>
      </w:r>
    </w:p>
    <w:p w14:paraId="3574596D" w14:textId="77777777" w:rsidR="00984EDC" w:rsidRPr="00984EDC" w:rsidRDefault="00984EDC" w:rsidP="00984EDC">
      <w:pPr>
        <w:pBdr>
          <w:top w:val="single" w:sz="4" w:space="0" w:color="000000"/>
          <w:left w:val="single" w:sz="4" w:space="0" w:color="000000"/>
          <w:bottom w:val="single" w:sz="4" w:space="0" w:color="000000"/>
          <w:right w:val="single" w:sz="4" w:space="0" w:color="000000"/>
        </w:pBdr>
        <w:spacing w:after="173" w:line="250" w:lineRule="auto"/>
        <w:ind w:left="108" w:hanging="10"/>
        <w:rPr>
          <w:sz w:val="24"/>
        </w:rPr>
      </w:pPr>
      <w:r w:rsidRPr="00984EDC">
        <w:rPr>
          <w:sz w:val="24"/>
        </w:rPr>
        <w:t xml:space="preserve">  "status": {</w:t>
      </w:r>
    </w:p>
    <w:p w14:paraId="4B976843" w14:textId="77777777" w:rsidR="00984EDC" w:rsidRPr="00984EDC" w:rsidRDefault="00984EDC" w:rsidP="00984EDC">
      <w:pPr>
        <w:pBdr>
          <w:top w:val="single" w:sz="4" w:space="0" w:color="000000"/>
          <w:left w:val="single" w:sz="4" w:space="0" w:color="000000"/>
          <w:bottom w:val="single" w:sz="4" w:space="0" w:color="000000"/>
          <w:right w:val="single" w:sz="4" w:space="0" w:color="000000"/>
        </w:pBdr>
        <w:spacing w:after="173" w:line="250" w:lineRule="auto"/>
        <w:ind w:left="108" w:hanging="10"/>
        <w:rPr>
          <w:sz w:val="24"/>
        </w:rPr>
      </w:pPr>
      <w:r w:rsidRPr="00984EDC">
        <w:rPr>
          <w:sz w:val="24"/>
        </w:rPr>
        <w:t xml:space="preserve">    "Status": "Success",</w:t>
      </w:r>
    </w:p>
    <w:p w14:paraId="0A87BEFD" w14:textId="77777777" w:rsidR="00984EDC" w:rsidRPr="00984EDC" w:rsidRDefault="00984EDC" w:rsidP="00984EDC">
      <w:pPr>
        <w:pBdr>
          <w:top w:val="single" w:sz="4" w:space="0" w:color="000000"/>
          <w:left w:val="single" w:sz="4" w:space="0" w:color="000000"/>
          <w:bottom w:val="single" w:sz="4" w:space="0" w:color="000000"/>
          <w:right w:val="single" w:sz="4" w:space="0" w:color="000000"/>
        </w:pBdr>
        <w:spacing w:after="173" w:line="250" w:lineRule="auto"/>
        <w:ind w:left="108" w:hanging="10"/>
        <w:rPr>
          <w:sz w:val="24"/>
        </w:rPr>
      </w:pPr>
      <w:r w:rsidRPr="00984EDC">
        <w:rPr>
          <w:sz w:val="24"/>
        </w:rPr>
        <w:t xml:space="preserve">    "Code": "01",</w:t>
      </w:r>
    </w:p>
    <w:p w14:paraId="14B6B1ED" w14:textId="77777777" w:rsidR="00984EDC" w:rsidRPr="00984EDC" w:rsidRDefault="00984EDC" w:rsidP="00984EDC">
      <w:pPr>
        <w:pBdr>
          <w:top w:val="single" w:sz="4" w:space="0" w:color="000000"/>
          <w:left w:val="single" w:sz="4" w:space="0" w:color="000000"/>
          <w:bottom w:val="single" w:sz="4" w:space="0" w:color="000000"/>
          <w:right w:val="single" w:sz="4" w:space="0" w:color="000000"/>
        </w:pBdr>
        <w:spacing w:after="173" w:line="250" w:lineRule="auto"/>
        <w:ind w:left="108" w:hanging="10"/>
        <w:rPr>
          <w:sz w:val="24"/>
        </w:rPr>
      </w:pPr>
      <w:r w:rsidRPr="00984EDC">
        <w:rPr>
          <w:sz w:val="24"/>
        </w:rPr>
        <w:t xml:space="preserve">    "Remarks": ""</w:t>
      </w:r>
    </w:p>
    <w:p w14:paraId="3FD4858C" w14:textId="77777777" w:rsidR="00984EDC" w:rsidRPr="00984EDC" w:rsidRDefault="00984EDC" w:rsidP="00984EDC">
      <w:pPr>
        <w:pBdr>
          <w:top w:val="single" w:sz="4" w:space="0" w:color="000000"/>
          <w:left w:val="single" w:sz="4" w:space="0" w:color="000000"/>
          <w:bottom w:val="single" w:sz="4" w:space="0" w:color="000000"/>
          <w:right w:val="single" w:sz="4" w:space="0" w:color="000000"/>
        </w:pBdr>
        <w:spacing w:after="173" w:line="250" w:lineRule="auto"/>
        <w:ind w:left="108" w:hanging="10"/>
        <w:rPr>
          <w:sz w:val="24"/>
        </w:rPr>
      </w:pPr>
      <w:r w:rsidRPr="00984EDC">
        <w:rPr>
          <w:sz w:val="24"/>
        </w:rPr>
        <w:t xml:space="preserve">  }</w:t>
      </w:r>
    </w:p>
    <w:p w14:paraId="764DEA8C" w14:textId="57142B64" w:rsidR="00984EDC" w:rsidRDefault="00984EDC" w:rsidP="00984EDC">
      <w:pPr>
        <w:pBdr>
          <w:top w:val="single" w:sz="4" w:space="0" w:color="000000"/>
          <w:left w:val="single" w:sz="4" w:space="0" w:color="000000"/>
          <w:bottom w:val="single" w:sz="4" w:space="0" w:color="000000"/>
          <w:right w:val="single" w:sz="4" w:space="0" w:color="000000"/>
        </w:pBdr>
        <w:spacing w:after="173" w:line="250" w:lineRule="auto"/>
        <w:ind w:left="108" w:hanging="10"/>
      </w:pPr>
      <w:r w:rsidRPr="00984EDC">
        <w:rPr>
          <w:sz w:val="24"/>
        </w:rPr>
        <w:t>}</w:t>
      </w:r>
      <w:r>
        <w:t>}</w:t>
      </w:r>
    </w:p>
    <w:p w14:paraId="7728CB03" w14:textId="0AD87D71" w:rsidR="00984EDC" w:rsidRDefault="00984EDC" w:rsidP="00984EDC">
      <w:pPr>
        <w:spacing w:after="166" w:line="250" w:lineRule="auto"/>
        <w:ind w:left="536" w:right="4" w:hanging="10"/>
      </w:pPr>
    </w:p>
    <w:p w14:paraId="3064CF03" w14:textId="3EB85236" w:rsidR="00984EDC" w:rsidRDefault="00F53721" w:rsidP="00984EDC">
      <w:pPr>
        <w:pStyle w:val="Heading2"/>
      </w:pPr>
      <w:bookmarkStart w:id="72" w:name="_Toc188379670"/>
      <w:r w:rsidRPr="00DF6C8E">
        <w:t>7.</w:t>
      </w:r>
      <w:r w:rsidR="00D46082">
        <w:t>5</w:t>
      </w:r>
      <w:r w:rsidR="00984EDC" w:rsidRPr="00984EDC">
        <w:t xml:space="preserve"> </w:t>
      </w:r>
      <w:r w:rsidR="00984EDC">
        <w:t>Sample JSON Response Specification</w:t>
      </w:r>
      <w:bookmarkEnd w:id="72"/>
    </w:p>
    <w:p w14:paraId="4036B65D" w14:textId="0DFED1F9" w:rsidR="00700455" w:rsidRDefault="00700455" w:rsidP="00700455"/>
    <w:p w14:paraId="4298DE24" w14:textId="77777777" w:rsidR="00700455" w:rsidRPr="00D46082" w:rsidRDefault="00700455" w:rsidP="00700455">
      <w:r>
        <w:t xml:space="preserve">Refer below table for the field specification </w:t>
      </w:r>
    </w:p>
    <w:p w14:paraId="03C9FC2D" w14:textId="77777777" w:rsidR="00700455" w:rsidRPr="00700455" w:rsidRDefault="00700455" w:rsidP="00700455"/>
    <w:tbl>
      <w:tblPr>
        <w:tblStyle w:val="TableGrid0"/>
        <w:tblW w:w="10392" w:type="dxa"/>
        <w:tblInd w:w="1" w:type="dxa"/>
        <w:tblCellMar>
          <w:top w:w="52" w:type="dxa"/>
          <w:left w:w="107" w:type="dxa"/>
          <w:right w:w="66" w:type="dxa"/>
        </w:tblCellMar>
        <w:tblLook w:val="04A0" w:firstRow="1" w:lastRow="0" w:firstColumn="1" w:lastColumn="0" w:noHBand="0" w:noVBand="1"/>
      </w:tblPr>
      <w:tblGrid>
        <w:gridCol w:w="2030"/>
        <w:gridCol w:w="1570"/>
        <w:gridCol w:w="1530"/>
        <w:gridCol w:w="5262"/>
      </w:tblGrid>
      <w:tr w:rsidR="00984EDC" w14:paraId="42B89AAB" w14:textId="77777777" w:rsidTr="000E0D83">
        <w:trPr>
          <w:trHeight w:val="624"/>
        </w:trPr>
        <w:tc>
          <w:tcPr>
            <w:tcW w:w="2030" w:type="dxa"/>
            <w:tcBorders>
              <w:top w:val="single" w:sz="4" w:space="0" w:color="000000"/>
              <w:left w:val="single" w:sz="4" w:space="0" w:color="000000"/>
              <w:bottom w:val="single" w:sz="4" w:space="0" w:color="000000"/>
              <w:right w:val="single" w:sz="4" w:space="0" w:color="000000"/>
            </w:tcBorders>
            <w:shd w:val="clear" w:color="auto" w:fill="F4B084"/>
          </w:tcPr>
          <w:p w14:paraId="26668613" w14:textId="77777777" w:rsidR="00984EDC" w:rsidRDefault="00984EDC" w:rsidP="000E0D83">
            <w:proofErr w:type="spellStart"/>
            <w:r>
              <w:rPr>
                <w:b/>
                <w:sz w:val="24"/>
              </w:rPr>
              <w:t>FieldName</w:t>
            </w:r>
            <w:proofErr w:type="spellEnd"/>
            <w:r>
              <w:rPr>
                <w:b/>
                <w:sz w:val="24"/>
              </w:rPr>
              <w:t xml:space="preserve"> </w:t>
            </w:r>
          </w:p>
        </w:tc>
        <w:tc>
          <w:tcPr>
            <w:tcW w:w="1570" w:type="dxa"/>
            <w:tcBorders>
              <w:top w:val="single" w:sz="4" w:space="0" w:color="000000"/>
              <w:left w:val="single" w:sz="4" w:space="0" w:color="000000"/>
              <w:bottom w:val="single" w:sz="4" w:space="0" w:color="000000"/>
              <w:right w:val="single" w:sz="4" w:space="0" w:color="000000"/>
            </w:tcBorders>
            <w:shd w:val="clear" w:color="auto" w:fill="F4B084"/>
          </w:tcPr>
          <w:p w14:paraId="46325487" w14:textId="77777777" w:rsidR="00984EDC" w:rsidRDefault="00984EDC" w:rsidP="000E0D83">
            <w:pPr>
              <w:spacing w:after="43"/>
              <w:ind w:left="1"/>
            </w:pPr>
            <w:proofErr w:type="gramStart"/>
            <w:r>
              <w:rPr>
                <w:b/>
                <w:sz w:val="24"/>
              </w:rPr>
              <w:t>Datatype(</w:t>
            </w:r>
            <w:proofErr w:type="gramEnd"/>
            <w:r>
              <w:rPr>
                <w:b/>
                <w:sz w:val="24"/>
              </w:rPr>
              <w:t>Len</w:t>
            </w:r>
          </w:p>
          <w:p w14:paraId="13E19FC7" w14:textId="77777777" w:rsidR="00984EDC" w:rsidRDefault="00984EDC" w:rsidP="000E0D83">
            <w:pPr>
              <w:ind w:left="1"/>
            </w:pPr>
            <w:r>
              <w:rPr>
                <w:b/>
                <w:sz w:val="24"/>
              </w:rPr>
              <w:t xml:space="preserve">)  </w:t>
            </w:r>
          </w:p>
        </w:tc>
        <w:tc>
          <w:tcPr>
            <w:tcW w:w="1530" w:type="dxa"/>
            <w:tcBorders>
              <w:top w:val="single" w:sz="4" w:space="0" w:color="000000"/>
              <w:left w:val="single" w:sz="4" w:space="0" w:color="000000"/>
              <w:bottom w:val="single" w:sz="4" w:space="0" w:color="000000"/>
              <w:right w:val="single" w:sz="4" w:space="0" w:color="000000"/>
            </w:tcBorders>
            <w:shd w:val="clear" w:color="auto" w:fill="F4B084"/>
          </w:tcPr>
          <w:p w14:paraId="51BB5BE0" w14:textId="77777777" w:rsidR="00984EDC" w:rsidRDefault="00984EDC" w:rsidP="000E0D83">
            <w:pPr>
              <w:ind w:left="1"/>
            </w:pPr>
            <w:r>
              <w:rPr>
                <w:b/>
                <w:sz w:val="24"/>
              </w:rPr>
              <w:t xml:space="preserve">Mandatory  </w:t>
            </w:r>
          </w:p>
        </w:tc>
        <w:tc>
          <w:tcPr>
            <w:tcW w:w="5262" w:type="dxa"/>
            <w:tcBorders>
              <w:top w:val="single" w:sz="4" w:space="0" w:color="000000"/>
              <w:left w:val="single" w:sz="4" w:space="0" w:color="000000"/>
              <w:bottom w:val="single" w:sz="4" w:space="0" w:color="000000"/>
              <w:right w:val="single" w:sz="4" w:space="0" w:color="000000"/>
            </w:tcBorders>
            <w:shd w:val="clear" w:color="auto" w:fill="F4B084"/>
          </w:tcPr>
          <w:p w14:paraId="1BC07E43" w14:textId="77777777" w:rsidR="00984EDC" w:rsidRDefault="00984EDC" w:rsidP="000E0D83">
            <w:r>
              <w:rPr>
                <w:b/>
                <w:sz w:val="24"/>
              </w:rPr>
              <w:t xml:space="preserve">Description </w:t>
            </w:r>
          </w:p>
        </w:tc>
      </w:tr>
      <w:tr w:rsidR="00984EDC" w14:paraId="3EB5C96F" w14:textId="77777777" w:rsidTr="000E0D83">
        <w:trPr>
          <w:trHeight w:val="889"/>
        </w:trPr>
        <w:tc>
          <w:tcPr>
            <w:tcW w:w="2030" w:type="dxa"/>
            <w:tcBorders>
              <w:top w:val="single" w:sz="4" w:space="0" w:color="000000"/>
              <w:left w:val="single" w:sz="4" w:space="0" w:color="000000"/>
              <w:bottom w:val="single" w:sz="4" w:space="0" w:color="000000"/>
              <w:right w:val="single" w:sz="4" w:space="0" w:color="000000"/>
            </w:tcBorders>
          </w:tcPr>
          <w:p w14:paraId="463FA6C4" w14:textId="77777777" w:rsidR="00984EDC" w:rsidRDefault="00984EDC" w:rsidP="000E0D83">
            <w:commentRangeStart w:id="73"/>
            <w:del w:id="74" w:author="Aman Shegokar" w:date="2025-03-28T16:28:00Z">
              <w:r w:rsidDel="00FF6104">
                <w:rPr>
                  <w:sz w:val="24"/>
                </w:rPr>
                <w:delText>UniqueRequestID</w:delText>
              </w:r>
            </w:del>
            <w:r>
              <w:rPr>
                <w:sz w:val="24"/>
              </w:rPr>
              <w:t xml:space="preserve"> </w:t>
            </w:r>
          </w:p>
        </w:tc>
        <w:tc>
          <w:tcPr>
            <w:tcW w:w="1570" w:type="dxa"/>
            <w:tcBorders>
              <w:top w:val="single" w:sz="4" w:space="0" w:color="000000"/>
              <w:left w:val="single" w:sz="4" w:space="0" w:color="000000"/>
              <w:bottom w:val="single" w:sz="4" w:space="0" w:color="000000"/>
              <w:right w:val="single" w:sz="4" w:space="0" w:color="000000"/>
            </w:tcBorders>
          </w:tcPr>
          <w:p w14:paraId="12ED821A" w14:textId="77777777" w:rsidR="00984EDC" w:rsidRDefault="00984EDC">
            <w:pPr>
              <w:jc w:val="both"/>
              <w:pPrChange w:id="75" w:author="Aman Shegokar" w:date="2025-03-28T16:28:00Z">
                <w:pPr>
                  <w:ind w:left="1"/>
                  <w:jc w:val="both"/>
                </w:pPr>
              </w:pPrChange>
            </w:pPr>
            <w:del w:id="76" w:author="Aman Shegokar" w:date="2025-03-28T16:28:00Z">
              <w:r w:rsidDel="00FF6104">
                <w:rPr>
                  <w:sz w:val="24"/>
                </w:rPr>
                <w:delText>VARCHAR(50</w:delText>
              </w:r>
            </w:del>
            <w:r>
              <w:rPr>
                <w:sz w:val="24"/>
              </w:rPr>
              <w:t xml:space="preserve">) </w:t>
            </w:r>
          </w:p>
        </w:tc>
        <w:tc>
          <w:tcPr>
            <w:tcW w:w="1530" w:type="dxa"/>
            <w:tcBorders>
              <w:top w:val="single" w:sz="4" w:space="0" w:color="000000"/>
              <w:left w:val="single" w:sz="4" w:space="0" w:color="000000"/>
              <w:bottom w:val="single" w:sz="4" w:space="0" w:color="000000"/>
              <w:right w:val="single" w:sz="4" w:space="0" w:color="000000"/>
            </w:tcBorders>
          </w:tcPr>
          <w:p w14:paraId="3CA4CB34" w14:textId="77777777" w:rsidR="00984EDC" w:rsidRDefault="00984EDC">
            <w:pPr>
              <w:pPrChange w:id="77" w:author="Aman Shegokar" w:date="2025-03-28T16:28:00Z">
                <w:pPr>
                  <w:ind w:left="1"/>
                </w:pPr>
              </w:pPrChange>
            </w:pPr>
            <w:del w:id="78" w:author="Aman Shegokar" w:date="2025-03-28T16:28:00Z">
              <w:r w:rsidDel="00FF6104">
                <w:rPr>
                  <w:sz w:val="24"/>
                </w:rPr>
                <w:delText xml:space="preserve">Yes  </w:delText>
              </w:r>
            </w:del>
          </w:p>
        </w:tc>
        <w:tc>
          <w:tcPr>
            <w:tcW w:w="5262" w:type="dxa"/>
            <w:tcBorders>
              <w:top w:val="single" w:sz="4" w:space="0" w:color="000000"/>
              <w:left w:val="single" w:sz="4" w:space="0" w:color="000000"/>
              <w:bottom w:val="single" w:sz="4" w:space="0" w:color="000000"/>
              <w:right w:val="single" w:sz="4" w:space="0" w:color="000000"/>
            </w:tcBorders>
          </w:tcPr>
          <w:p w14:paraId="191466BB" w14:textId="466432C9" w:rsidR="00984EDC" w:rsidRDefault="00984EDC" w:rsidP="000E0D83">
            <w:pPr>
              <w:ind w:right="18"/>
            </w:pPr>
            <w:del w:id="79" w:author="Aman Shegokar" w:date="2025-03-28T16:28:00Z">
              <w:r w:rsidDel="00FF6104">
                <w:rPr>
                  <w:sz w:val="24"/>
                </w:rPr>
                <w:delText>This will be the same unique ID sent by LOS for each request in the request JSON. The same ID will be passed in the response as well.</w:delText>
              </w:r>
            </w:del>
            <w:r>
              <w:rPr>
                <w:sz w:val="24"/>
              </w:rPr>
              <w:t xml:space="preserve"> </w:t>
            </w:r>
            <w:commentRangeEnd w:id="73"/>
            <w:r w:rsidR="00FF6104">
              <w:rPr>
                <w:rStyle w:val="CommentReference"/>
                <w:rFonts w:eastAsiaTheme="minorHAnsi"/>
                <w:lang w:eastAsia="en-US"/>
              </w:rPr>
              <w:commentReference w:id="73"/>
            </w:r>
          </w:p>
        </w:tc>
      </w:tr>
      <w:tr w:rsidR="00984EDC" w14:paraId="3F3DBBB0" w14:textId="77777777" w:rsidTr="000E0D83">
        <w:trPr>
          <w:trHeight w:val="1181"/>
        </w:trPr>
        <w:tc>
          <w:tcPr>
            <w:tcW w:w="2030" w:type="dxa"/>
            <w:tcBorders>
              <w:top w:val="single" w:sz="4" w:space="0" w:color="000000"/>
              <w:left w:val="single" w:sz="4" w:space="0" w:color="000000"/>
              <w:bottom w:val="single" w:sz="4" w:space="0" w:color="000000"/>
              <w:right w:val="single" w:sz="4" w:space="0" w:color="000000"/>
            </w:tcBorders>
          </w:tcPr>
          <w:p w14:paraId="5EFD7553" w14:textId="77777777" w:rsidR="00984EDC" w:rsidRDefault="00984EDC" w:rsidP="000E0D83">
            <w:proofErr w:type="spellStart"/>
            <w:r>
              <w:rPr>
                <w:sz w:val="24"/>
              </w:rPr>
              <w:lastRenderedPageBreak/>
              <w:t>LoanContractNo</w:t>
            </w:r>
            <w:proofErr w:type="spellEnd"/>
            <w:r>
              <w:rPr>
                <w:sz w:val="24"/>
              </w:rPr>
              <w:t xml:space="preserve"> </w:t>
            </w:r>
          </w:p>
        </w:tc>
        <w:tc>
          <w:tcPr>
            <w:tcW w:w="1570" w:type="dxa"/>
            <w:tcBorders>
              <w:top w:val="single" w:sz="4" w:space="0" w:color="000000"/>
              <w:left w:val="single" w:sz="4" w:space="0" w:color="000000"/>
              <w:bottom w:val="single" w:sz="4" w:space="0" w:color="000000"/>
              <w:right w:val="single" w:sz="4" w:space="0" w:color="000000"/>
            </w:tcBorders>
          </w:tcPr>
          <w:p w14:paraId="3C8ACE5D" w14:textId="77777777" w:rsidR="00984EDC" w:rsidRDefault="00984EDC" w:rsidP="000E0D83">
            <w:pPr>
              <w:ind w:left="1"/>
              <w:jc w:val="both"/>
            </w:pPr>
            <w:proofErr w:type="gramStart"/>
            <w:r>
              <w:rPr>
                <w:sz w:val="24"/>
              </w:rPr>
              <w:t>VARCHAR(</w:t>
            </w:r>
            <w:proofErr w:type="gramEnd"/>
            <w:r>
              <w:rPr>
                <w:sz w:val="24"/>
              </w:rPr>
              <w:t xml:space="preserve">20) </w:t>
            </w:r>
          </w:p>
        </w:tc>
        <w:tc>
          <w:tcPr>
            <w:tcW w:w="1530" w:type="dxa"/>
            <w:tcBorders>
              <w:top w:val="single" w:sz="4" w:space="0" w:color="000000"/>
              <w:left w:val="single" w:sz="4" w:space="0" w:color="000000"/>
              <w:bottom w:val="single" w:sz="4" w:space="0" w:color="000000"/>
              <w:right w:val="single" w:sz="4" w:space="0" w:color="000000"/>
            </w:tcBorders>
          </w:tcPr>
          <w:p w14:paraId="341B9E20" w14:textId="77777777" w:rsidR="00984EDC" w:rsidRDefault="00984EDC" w:rsidP="000E0D83">
            <w:pPr>
              <w:ind w:left="1"/>
            </w:pPr>
            <w:r>
              <w:rPr>
                <w:sz w:val="24"/>
              </w:rPr>
              <w:t xml:space="preserve">Yes </w:t>
            </w:r>
          </w:p>
        </w:tc>
        <w:tc>
          <w:tcPr>
            <w:tcW w:w="5262" w:type="dxa"/>
            <w:tcBorders>
              <w:top w:val="single" w:sz="4" w:space="0" w:color="000000"/>
              <w:left w:val="single" w:sz="4" w:space="0" w:color="000000"/>
              <w:bottom w:val="single" w:sz="4" w:space="0" w:color="000000"/>
              <w:right w:val="single" w:sz="4" w:space="0" w:color="000000"/>
            </w:tcBorders>
          </w:tcPr>
          <w:p w14:paraId="228E1163" w14:textId="0A021519" w:rsidR="00984EDC" w:rsidRDefault="00984EDC" w:rsidP="000E0D83">
            <w:r>
              <w:rPr>
                <w:sz w:val="24"/>
              </w:rPr>
              <w:t>This will be the loan contract no..</w:t>
            </w:r>
          </w:p>
        </w:tc>
      </w:tr>
      <w:tr w:rsidR="00984EDC" w14:paraId="564E2AF2" w14:textId="77777777" w:rsidTr="000E0D83">
        <w:trPr>
          <w:trHeight w:val="3819"/>
        </w:trPr>
        <w:tc>
          <w:tcPr>
            <w:tcW w:w="2030" w:type="dxa"/>
            <w:tcBorders>
              <w:top w:val="single" w:sz="4" w:space="0" w:color="000000"/>
              <w:left w:val="single" w:sz="4" w:space="0" w:color="000000"/>
              <w:bottom w:val="single" w:sz="4" w:space="0" w:color="000000"/>
              <w:right w:val="single" w:sz="4" w:space="0" w:color="000000"/>
            </w:tcBorders>
          </w:tcPr>
          <w:p w14:paraId="3E5615AC" w14:textId="77777777" w:rsidR="00984EDC" w:rsidRDefault="00984EDC" w:rsidP="000E0D83">
            <w:pPr>
              <w:jc w:val="both"/>
            </w:pPr>
            <w:proofErr w:type="spellStart"/>
            <w:r>
              <w:rPr>
                <w:sz w:val="24"/>
              </w:rPr>
              <w:t>RecordStatusCode</w:t>
            </w:r>
            <w:proofErr w:type="spellEnd"/>
            <w:r>
              <w:rPr>
                <w:sz w:val="24"/>
              </w:rPr>
              <w:t xml:space="preserve"> </w:t>
            </w:r>
          </w:p>
        </w:tc>
        <w:tc>
          <w:tcPr>
            <w:tcW w:w="1570" w:type="dxa"/>
            <w:tcBorders>
              <w:top w:val="single" w:sz="4" w:space="0" w:color="000000"/>
              <w:left w:val="single" w:sz="4" w:space="0" w:color="000000"/>
              <w:bottom w:val="single" w:sz="4" w:space="0" w:color="000000"/>
              <w:right w:val="single" w:sz="4" w:space="0" w:color="000000"/>
            </w:tcBorders>
          </w:tcPr>
          <w:p w14:paraId="078A2CF2" w14:textId="77777777" w:rsidR="00984EDC" w:rsidRDefault="00984EDC" w:rsidP="000E0D83">
            <w:pPr>
              <w:ind w:left="1"/>
            </w:pPr>
            <w:proofErr w:type="gramStart"/>
            <w:r>
              <w:rPr>
                <w:sz w:val="24"/>
              </w:rPr>
              <w:t>Numeric(</w:t>
            </w:r>
            <w:proofErr w:type="gramEnd"/>
            <w:r>
              <w:rPr>
                <w:sz w:val="24"/>
              </w:rPr>
              <w:t xml:space="preserve">1) </w:t>
            </w:r>
          </w:p>
        </w:tc>
        <w:tc>
          <w:tcPr>
            <w:tcW w:w="1530" w:type="dxa"/>
            <w:tcBorders>
              <w:top w:val="single" w:sz="4" w:space="0" w:color="000000"/>
              <w:left w:val="single" w:sz="4" w:space="0" w:color="000000"/>
              <w:bottom w:val="single" w:sz="4" w:space="0" w:color="000000"/>
              <w:right w:val="single" w:sz="4" w:space="0" w:color="000000"/>
            </w:tcBorders>
          </w:tcPr>
          <w:p w14:paraId="5AEB0200" w14:textId="77777777" w:rsidR="00984EDC" w:rsidRDefault="00984EDC" w:rsidP="000E0D83">
            <w:pPr>
              <w:ind w:left="1"/>
            </w:pPr>
            <w:r>
              <w:rPr>
                <w:sz w:val="24"/>
              </w:rPr>
              <w:t xml:space="preserve">Yes </w:t>
            </w:r>
          </w:p>
        </w:tc>
        <w:tc>
          <w:tcPr>
            <w:tcW w:w="5262" w:type="dxa"/>
            <w:tcBorders>
              <w:top w:val="single" w:sz="4" w:space="0" w:color="000000"/>
              <w:left w:val="single" w:sz="4" w:space="0" w:color="000000"/>
              <w:bottom w:val="single" w:sz="4" w:space="0" w:color="000000"/>
              <w:right w:val="single" w:sz="4" w:space="0" w:color="000000"/>
            </w:tcBorders>
          </w:tcPr>
          <w:p w14:paraId="04B89BC9" w14:textId="77777777" w:rsidR="00984EDC" w:rsidRDefault="00984EDC" w:rsidP="000E0D83">
            <w:pPr>
              <w:spacing w:after="1"/>
            </w:pPr>
            <w:r>
              <w:rPr>
                <w:sz w:val="24"/>
              </w:rPr>
              <w:t xml:space="preserve">This will provide information whether the request has been updated in Miles or not. </w:t>
            </w:r>
          </w:p>
          <w:p w14:paraId="393D2312" w14:textId="77777777" w:rsidR="00984EDC" w:rsidRDefault="00984EDC" w:rsidP="000E0D83">
            <w:pPr>
              <w:ind w:right="98"/>
            </w:pPr>
            <w:r>
              <w:rPr>
                <w:sz w:val="24"/>
              </w:rPr>
              <w:t xml:space="preserve">This will be the status of the received request. A code is passed for the reference </w:t>
            </w:r>
            <w:proofErr w:type="gramStart"/>
            <w:r>
              <w:rPr>
                <w:sz w:val="24"/>
              </w:rPr>
              <w:t>in  the</w:t>
            </w:r>
            <w:proofErr w:type="gramEnd"/>
            <w:r>
              <w:rPr>
                <w:sz w:val="24"/>
              </w:rPr>
              <w:t xml:space="preserve"> response. It </w:t>
            </w:r>
            <w:proofErr w:type="gramStart"/>
            <w:r>
              <w:rPr>
                <w:sz w:val="24"/>
              </w:rPr>
              <w:t>will  have</w:t>
            </w:r>
            <w:proofErr w:type="gramEnd"/>
            <w:r>
              <w:rPr>
                <w:sz w:val="24"/>
              </w:rPr>
              <w:t xml:space="preserve"> two values, 1 and 0. </w:t>
            </w:r>
          </w:p>
          <w:p w14:paraId="79773417" w14:textId="77777777" w:rsidR="00984EDC" w:rsidRDefault="00984EDC" w:rsidP="000E0D83">
            <w:r>
              <w:rPr>
                <w:sz w:val="24"/>
              </w:rPr>
              <w:t xml:space="preserve"> </w:t>
            </w:r>
          </w:p>
          <w:p w14:paraId="6D164C4A" w14:textId="77777777" w:rsidR="00984EDC" w:rsidRDefault="00984EDC" w:rsidP="000E0D83">
            <w:r>
              <w:rPr>
                <w:sz w:val="24"/>
              </w:rPr>
              <w:t xml:space="preserve">1, implies that the record has not been saved in the system due to some data validations or data error. Remarks for the same will be provided in the </w:t>
            </w:r>
            <w:proofErr w:type="spellStart"/>
            <w:r>
              <w:rPr>
                <w:sz w:val="24"/>
              </w:rPr>
              <w:t>RespRemarks</w:t>
            </w:r>
            <w:proofErr w:type="spellEnd"/>
            <w:r>
              <w:rPr>
                <w:sz w:val="24"/>
              </w:rPr>
              <w:t xml:space="preserve">. In such scenario, data rectification would be required. </w:t>
            </w:r>
          </w:p>
          <w:p w14:paraId="0B79AF7E" w14:textId="77777777" w:rsidR="00984EDC" w:rsidRDefault="00984EDC" w:rsidP="000E0D83">
            <w:r>
              <w:rPr>
                <w:sz w:val="24"/>
              </w:rPr>
              <w:t xml:space="preserve">0, implies that the record has been saved in the system successfully. </w:t>
            </w:r>
          </w:p>
        </w:tc>
      </w:tr>
      <w:tr w:rsidR="00984EDC" w14:paraId="527B4544" w14:textId="77777777" w:rsidTr="000E0D83">
        <w:trPr>
          <w:trHeight w:val="1770"/>
        </w:trPr>
        <w:tc>
          <w:tcPr>
            <w:tcW w:w="2030" w:type="dxa"/>
            <w:tcBorders>
              <w:top w:val="single" w:sz="4" w:space="0" w:color="000000"/>
              <w:left w:val="single" w:sz="4" w:space="0" w:color="000000"/>
              <w:bottom w:val="single" w:sz="4" w:space="0" w:color="000000"/>
              <w:right w:val="single" w:sz="4" w:space="0" w:color="000000"/>
            </w:tcBorders>
          </w:tcPr>
          <w:p w14:paraId="0FD26C45" w14:textId="77777777" w:rsidR="00984EDC" w:rsidRDefault="00984EDC" w:rsidP="000E0D83">
            <w:proofErr w:type="spellStart"/>
            <w:r>
              <w:rPr>
                <w:sz w:val="24"/>
              </w:rPr>
              <w:t>RespRemarks</w:t>
            </w:r>
            <w:proofErr w:type="spellEnd"/>
            <w:r>
              <w:rPr>
                <w:sz w:val="24"/>
              </w:rPr>
              <w:t xml:space="preserve"> </w:t>
            </w:r>
          </w:p>
        </w:tc>
        <w:tc>
          <w:tcPr>
            <w:tcW w:w="1570" w:type="dxa"/>
            <w:tcBorders>
              <w:top w:val="single" w:sz="4" w:space="0" w:color="000000"/>
              <w:left w:val="single" w:sz="4" w:space="0" w:color="000000"/>
              <w:bottom w:val="single" w:sz="4" w:space="0" w:color="000000"/>
              <w:right w:val="single" w:sz="4" w:space="0" w:color="000000"/>
            </w:tcBorders>
            <w:vAlign w:val="bottom"/>
          </w:tcPr>
          <w:p w14:paraId="16904B31" w14:textId="77777777" w:rsidR="00984EDC" w:rsidRDefault="00984EDC" w:rsidP="000E0D83">
            <w:pPr>
              <w:spacing w:after="1222"/>
              <w:ind w:left="1"/>
            </w:pPr>
            <w:proofErr w:type="gramStart"/>
            <w:r>
              <w:rPr>
                <w:sz w:val="24"/>
              </w:rPr>
              <w:t>Varchar(</w:t>
            </w:r>
            <w:proofErr w:type="gramEnd"/>
            <w:r>
              <w:rPr>
                <w:sz w:val="24"/>
              </w:rPr>
              <w:t xml:space="preserve">50) </w:t>
            </w:r>
          </w:p>
          <w:p w14:paraId="38A14C27" w14:textId="77777777" w:rsidR="00984EDC" w:rsidRDefault="00984EDC" w:rsidP="000E0D83">
            <w:pPr>
              <w:ind w:left="1"/>
            </w:pPr>
            <w:r>
              <w:rPr>
                <w:sz w:val="24"/>
              </w:rPr>
              <w:t xml:space="preserve"> </w:t>
            </w:r>
          </w:p>
        </w:tc>
        <w:tc>
          <w:tcPr>
            <w:tcW w:w="1530" w:type="dxa"/>
            <w:tcBorders>
              <w:top w:val="single" w:sz="4" w:space="0" w:color="000000"/>
              <w:left w:val="single" w:sz="4" w:space="0" w:color="000000"/>
              <w:bottom w:val="single" w:sz="4" w:space="0" w:color="000000"/>
              <w:right w:val="single" w:sz="4" w:space="0" w:color="000000"/>
            </w:tcBorders>
          </w:tcPr>
          <w:p w14:paraId="1EF3343C" w14:textId="77777777" w:rsidR="00984EDC" w:rsidRDefault="00984EDC" w:rsidP="000E0D83">
            <w:pPr>
              <w:ind w:left="1"/>
            </w:pPr>
            <w:r>
              <w:rPr>
                <w:sz w:val="24"/>
              </w:rPr>
              <w:t xml:space="preserve">No  </w:t>
            </w:r>
          </w:p>
        </w:tc>
        <w:tc>
          <w:tcPr>
            <w:tcW w:w="5262" w:type="dxa"/>
            <w:tcBorders>
              <w:top w:val="single" w:sz="4" w:space="0" w:color="000000"/>
              <w:left w:val="single" w:sz="4" w:space="0" w:color="000000"/>
              <w:bottom w:val="single" w:sz="4" w:space="0" w:color="000000"/>
              <w:right w:val="single" w:sz="4" w:space="0" w:color="000000"/>
            </w:tcBorders>
          </w:tcPr>
          <w:p w14:paraId="7327A0E2" w14:textId="77777777" w:rsidR="00984EDC" w:rsidRDefault="00984EDC" w:rsidP="000E0D83">
            <w:r>
              <w:rPr>
                <w:sz w:val="24"/>
              </w:rPr>
              <w:t xml:space="preserve">This will be the remarks against the JSON request for any data error and validation.  </w:t>
            </w:r>
          </w:p>
          <w:p w14:paraId="5253FC0E" w14:textId="77777777" w:rsidR="00984EDC" w:rsidRDefault="00984EDC" w:rsidP="000E0D83">
            <w:r>
              <w:rPr>
                <w:sz w:val="24"/>
              </w:rPr>
              <w:t xml:space="preserve">In case the </w:t>
            </w:r>
            <w:proofErr w:type="spellStart"/>
            <w:r>
              <w:rPr>
                <w:sz w:val="24"/>
              </w:rPr>
              <w:t>RecordStatusCode</w:t>
            </w:r>
            <w:proofErr w:type="spellEnd"/>
            <w:r>
              <w:rPr>
                <w:sz w:val="24"/>
              </w:rPr>
              <w:t xml:space="preserve"> is 1, it will show the comma separated validations. </w:t>
            </w:r>
          </w:p>
          <w:p w14:paraId="7AF98BF6" w14:textId="77777777" w:rsidR="00984EDC" w:rsidRDefault="00984EDC" w:rsidP="000E0D83">
            <w:r>
              <w:rPr>
                <w:sz w:val="24"/>
              </w:rPr>
              <w:t xml:space="preserve">In case the </w:t>
            </w:r>
            <w:proofErr w:type="spellStart"/>
            <w:r>
              <w:rPr>
                <w:sz w:val="24"/>
              </w:rPr>
              <w:t>RecordStatusCode</w:t>
            </w:r>
            <w:proofErr w:type="spellEnd"/>
            <w:r>
              <w:rPr>
                <w:sz w:val="24"/>
              </w:rPr>
              <w:t xml:space="preserve"> is 0, it will show "Success" remarks as remarks. </w:t>
            </w:r>
          </w:p>
        </w:tc>
      </w:tr>
      <w:tr w:rsidR="00984EDC" w14:paraId="5A8C9844" w14:textId="77777777" w:rsidTr="000E0D83">
        <w:trPr>
          <w:trHeight w:val="307"/>
        </w:trPr>
        <w:tc>
          <w:tcPr>
            <w:tcW w:w="2030" w:type="dxa"/>
            <w:tcBorders>
              <w:top w:val="single" w:sz="4" w:space="0" w:color="000000"/>
              <w:left w:val="single" w:sz="4" w:space="0" w:color="000000"/>
              <w:bottom w:val="single" w:sz="4" w:space="0" w:color="000000"/>
              <w:right w:val="single" w:sz="4" w:space="0" w:color="000000"/>
            </w:tcBorders>
            <w:shd w:val="clear" w:color="auto" w:fill="FFFF00"/>
          </w:tcPr>
          <w:p w14:paraId="5E1D26EE" w14:textId="77777777" w:rsidR="00984EDC" w:rsidRDefault="00984EDC" w:rsidP="000E0D83">
            <w:r>
              <w:rPr>
                <w:sz w:val="24"/>
              </w:rPr>
              <w:t xml:space="preserve">Status </w:t>
            </w:r>
          </w:p>
        </w:tc>
        <w:tc>
          <w:tcPr>
            <w:tcW w:w="1570" w:type="dxa"/>
            <w:tcBorders>
              <w:top w:val="single" w:sz="4" w:space="0" w:color="000000"/>
              <w:left w:val="single" w:sz="4" w:space="0" w:color="000000"/>
              <w:bottom w:val="single" w:sz="4" w:space="0" w:color="000000"/>
              <w:right w:val="single" w:sz="4" w:space="0" w:color="000000"/>
            </w:tcBorders>
          </w:tcPr>
          <w:p w14:paraId="1F6B6183" w14:textId="77777777" w:rsidR="00984EDC" w:rsidRDefault="00984EDC" w:rsidP="000E0D83"/>
        </w:tc>
        <w:tc>
          <w:tcPr>
            <w:tcW w:w="1530" w:type="dxa"/>
            <w:tcBorders>
              <w:top w:val="single" w:sz="4" w:space="0" w:color="000000"/>
              <w:left w:val="single" w:sz="4" w:space="0" w:color="000000"/>
              <w:bottom w:val="single" w:sz="4" w:space="0" w:color="000000"/>
              <w:right w:val="single" w:sz="4" w:space="0" w:color="000000"/>
            </w:tcBorders>
          </w:tcPr>
          <w:p w14:paraId="7588AB63" w14:textId="77777777" w:rsidR="00984EDC" w:rsidRDefault="00984EDC" w:rsidP="000E0D83">
            <w:pPr>
              <w:ind w:left="1"/>
            </w:pPr>
            <w:r>
              <w:rPr>
                <w:sz w:val="24"/>
              </w:rPr>
              <w:t xml:space="preserve">  </w:t>
            </w:r>
          </w:p>
        </w:tc>
        <w:tc>
          <w:tcPr>
            <w:tcW w:w="5262" w:type="dxa"/>
            <w:tcBorders>
              <w:top w:val="single" w:sz="4" w:space="0" w:color="000000"/>
              <w:left w:val="single" w:sz="4" w:space="0" w:color="000000"/>
              <w:bottom w:val="single" w:sz="4" w:space="0" w:color="000000"/>
              <w:right w:val="single" w:sz="4" w:space="0" w:color="000000"/>
            </w:tcBorders>
          </w:tcPr>
          <w:p w14:paraId="1723FC23" w14:textId="77777777" w:rsidR="00984EDC" w:rsidRDefault="00984EDC" w:rsidP="000E0D83">
            <w:r>
              <w:rPr>
                <w:sz w:val="24"/>
              </w:rPr>
              <w:t xml:space="preserve">  </w:t>
            </w:r>
          </w:p>
        </w:tc>
      </w:tr>
      <w:tr w:rsidR="00984EDC" w14:paraId="1D36B7BE" w14:textId="77777777" w:rsidTr="000E0D83">
        <w:trPr>
          <w:trHeight w:val="611"/>
        </w:trPr>
        <w:tc>
          <w:tcPr>
            <w:tcW w:w="2030" w:type="dxa"/>
            <w:tcBorders>
              <w:top w:val="single" w:sz="4" w:space="0" w:color="000000"/>
              <w:left w:val="single" w:sz="4" w:space="0" w:color="000000"/>
              <w:bottom w:val="single" w:sz="4" w:space="0" w:color="000000"/>
              <w:right w:val="single" w:sz="4" w:space="0" w:color="000000"/>
            </w:tcBorders>
          </w:tcPr>
          <w:p w14:paraId="5EBA4277" w14:textId="77777777" w:rsidR="00984EDC" w:rsidRDefault="00984EDC" w:rsidP="000E0D83">
            <w:r>
              <w:rPr>
                <w:sz w:val="24"/>
              </w:rPr>
              <w:t xml:space="preserve">Status </w:t>
            </w:r>
          </w:p>
        </w:tc>
        <w:tc>
          <w:tcPr>
            <w:tcW w:w="1570" w:type="dxa"/>
            <w:tcBorders>
              <w:top w:val="single" w:sz="4" w:space="0" w:color="000000"/>
              <w:left w:val="single" w:sz="4" w:space="0" w:color="000000"/>
              <w:bottom w:val="single" w:sz="4" w:space="0" w:color="000000"/>
              <w:right w:val="single" w:sz="4" w:space="0" w:color="000000"/>
            </w:tcBorders>
          </w:tcPr>
          <w:p w14:paraId="2A94C04D" w14:textId="77777777" w:rsidR="00984EDC" w:rsidRDefault="00984EDC" w:rsidP="000E0D83">
            <w:pPr>
              <w:ind w:left="1"/>
            </w:pPr>
            <w:proofErr w:type="gramStart"/>
            <w:r>
              <w:rPr>
                <w:sz w:val="24"/>
              </w:rPr>
              <w:t>Varchar(</w:t>
            </w:r>
            <w:proofErr w:type="gramEnd"/>
            <w:r>
              <w:rPr>
                <w:sz w:val="24"/>
              </w:rPr>
              <w:t>MAX</w:t>
            </w:r>
          </w:p>
          <w:p w14:paraId="27A2011F" w14:textId="77777777" w:rsidR="00984EDC" w:rsidRDefault="00984EDC" w:rsidP="000E0D83">
            <w:pPr>
              <w:ind w:left="1"/>
            </w:pPr>
            <w:r>
              <w:rPr>
                <w:sz w:val="24"/>
              </w:rPr>
              <w:t xml:space="preserve">) </w:t>
            </w:r>
          </w:p>
        </w:tc>
        <w:tc>
          <w:tcPr>
            <w:tcW w:w="1530" w:type="dxa"/>
            <w:tcBorders>
              <w:top w:val="single" w:sz="4" w:space="0" w:color="000000"/>
              <w:left w:val="single" w:sz="4" w:space="0" w:color="000000"/>
              <w:bottom w:val="single" w:sz="4" w:space="0" w:color="000000"/>
              <w:right w:val="single" w:sz="4" w:space="0" w:color="000000"/>
            </w:tcBorders>
          </w:tcPr>
          <w:p w14:paraId="0D11D01E" w14:textId="77777777" w:rsidR="00984EDC" w:rsidRDefault="00984EDC" w:rsidP="000E0D83">
            <w:pPr>
              <w:ind w:left="1"/>
            </w:pPr>
            <w:r>
              <w:rPr>
                <w:sz w:val="24"/>
              </w:rPr>
              <w:t xml:space="preserve">Yes </w:t>
            </w:r>
          </w:p>
        </w:tc>
        <w:tc>
          <w:tcPr>
            <w:tcW w:w="5262" w:type="dxa"/>
            <w:tcBorders>
              <w:top w:val="single" w:sz="4" w:space="0" w:color="000000"/>
              <w:left w:val="single" w:sz="4" w:space="0" w:color="000000"/>
              <w:bottom w:val="single" w:sz="4" w:space="0" w:color="000000"/>
              <w:right w:val="single" w:sz="4" w:space="0" w:color="000000"/>
            </w:tcBorders>
          </w:tcPr>
          <w:p w14:paraId="7F69B7CE" w14:textId="77777777" w:rsidR="00984EDC" w:rsidRDefault="00984EDC" w:rsidP="000E0D83">
            <w:r>
              <w:rPr>
                <w:sz w:val="24"/>
              </w:rPr>
              <w:t xml:space="preserve">This will have following Response               </w:t>
            </w:r>
          </w:p>
          <w:p w14:paraId="15BD60C9" w14:textId="77777777" w:rsidR="00984EDC" w:rsidRDefault="00984EDC" w:rsidP="000E0D83">
            <w:proofErr w:type="gramStart"/>
            <w:r>
              <w:rPr>
                <w:sz w:val="24"/>
              </w:rPr>
              <w:t>Success :</w:t>
            </w:r>
            <w:proofErr w:type="gramEnd"/>
            <w:r>
              <w:rPr>
                <w:sz w:val="24"/>
              </w:rPr>
              <w:t xml:space="preserve"> Completed; Failure : Not Completed </w:t>
            </w:r>
          </w:p>
        </w:tc>
      </w:tr>
      <w:tr w:rsidR="00984EDC" w14:paraId="0AB39D8B" w14:textId="77777777" w:rsidTr="000E0D83">
        <w:trPr>
          <w:trHeight w:val="1769"/>
        </w:trPr>
        <w:tc>
          <w:tcPr>
            <w:tcW w:w="2030" w:type="dxa"/>
            <w:tcBorders>
              <w:top w:val="single" w:sz="4" w:space="0" w:color="000000"/>
              <w:left w:val="single" w:sz="4" w:space="0" w:color="000000"/>
              <w:bottom w:val="single" w:sz="4" w:space="0" w:color="000000"/>
              <w:right w:val="single" w:sz="4" w:space="0" w:color="000000"/>
            </w:tcBorders>
          </w:tcPr>
          <w:p w14:paraId="5733BAC1" w14:textId="77777777" w:rsidR="00984EDC" w:rsidRDefault="00984EDC" w:rsidP="000E0D83">
            <w:r>
              <w:rPr>
                <w:sz w:val="24"/>
              </w:rPr>
              <w:t xml:space="preserve">Code </w:t>
            </w:r>
          </w:p>
        </w:tc>
        <w:tc>
          <w:tcPr>
            <w:tcW w:w="1570" w:type="dxa"/>
            <w:tcBorders>
              <w:top w:val="single" w:sz="4" w:space="0" w:color="000000"/>
              <w:left w:val="single" w:sz="4" w:space="0" w:color="000000"/>
              <w:bottom w:val="single" w:sz="4" w:space="0" w:color="000000"/>
              <w:right w:val="single" w:sz="4" w:space="0" w:color="000000"/>
            </w:tcBorders>
          </w:tcPr>
          <w:p w14:paraId="769069EF" w14:textId="77777777" w:rsidR="00984EDC" w:rsidRDefault="00984EDC" w:rsidP="000E0D83">
            <w:pPr>
              <w:ind w:left="1"/>
            </w:pPr>
            <w:proofErr w:type="gramStart"/>
            <w:r>
              <w:rPr>
                <w:sz w:val="24"/>
              </w:rPr>
              <w:t>Varchar(</w:t>
            </w:r>
            <w:proofErr w:type="gramEnd"/>
            <w:r>
              <w:rPr>
                <w:sz w:val="24"/>
              </w:rPr>
              <w:t>MAX</w:t>
            </w:r>
          </w:p>
          <w:p w14:paraId="1D3CDE47" w14:textId="77777777" w:rsidR="00984EDC" w:rsidRDefault="00984EDC" w:rsidP="000E0D83">
            <w:pPr>
              <w:ind w:left="1"/>
            </w:pPr>
            <w:r>
              <w:rPr>
                <w:sz w:val="24"/>
              </w:rPr>
              <w:t xml:space="preserve">) </w:t>
            </w:r>
          </w:p>
        </w:tc>
        <w:tc>
          <w:tcPr>
            <w:tcW w:w="1530" w:type="dxa"/>
            <w:tcBorders>
              <w:top w:val="single" w:sz="4" w:space="0" w:color="000000"/>
              <w:left w:val="single" w:sz="4" w:space="0" w:color="000000"/>
              <w:bottom w:val="single" w:sz="4" w:space="0" w:color="000000"/>
              <w:right w:val="single" w:sz="4" w:space="0" w:color="000000"/>
            </w:tcBorders>
          </w:tcPr>
          <w:p w14:paraId="4328055C" w14:textId="77777777" w:rsidR="00984EDC" w:rsidRDefault="00984EDC" w:rsidP="000E0D83">
            <w:pPr>
              <w:ind w:left="1"/>
            </w:pPr>
            <w:r>
              <w:rPr>
                <w:sz w:val="24"/>
              </w:rPr>
              <w:t xml:space="preserve">Yes </w:t>
            </w:r>
          </w:p>
        </w:tc>
        <w:tc>
          <w:tcPr>
            <w:tcW w:w="5262" w:type="dxa"/>
            <w:tcBorders>
              <w:top w:val="single" w:sz="4" w:space="0" w:color="000000"/>
              <w:left w:val="single" w:sz="4" w:space="0" w:color="000000"/>
              <w:bottom w:val="single" w:sz="4" w:space="0" w:color="000000"/>
              <w:right w:val="single" w:sz="4" w:space="0" w:color="000000"/>
            </w:tcBorders>
          </w:tcPr>
          <w:p w14:paraId="716283C5" w14:textId="77777777" w:rsidR="00984EDC" w:rsidRDefault="00984EDC" w:rsidP="000E0D83">
            <w:r>
              <w:rPr>
                <w:sz w:val="24"/>
              </w:rPr>
              <w:t xml:space="preserve">This will have following Codes </w:t>
            </w:r>
            <w:proofErr w:type="gramStart"/>
            <w:r>
              <w:rPr>
                <w:sz w:val="24"/>
              </w:rPr>
              <w:t>01,  02</w:t>
            </w:r>
            <w:proofErr w:type="gramEnd"/>
            <w:r>
              <w:rPr>
                <w:sz w:val="24"/>
              </w:rPr>
              <w:t xml:space="preserve"> and 03. </w:t>
            </w:r>
          </w:p>
          <w:p w14:paraId="6B66053D" w14:textId="77777777" w:rsidR="00984EDC" w:rsidRDefault="00984EDC" w:rsidP="000E0D83">
            <w:r>
              <w:rPr>
                <w:sz w:val="24"/>
              </w:rPr>
              <w:t xml:space="preserve">01, </w:t>
            </w:r>
            <w:proofErr w:type="gramStart"/>
            <w:r>
              <w:rPr>
                <w:sz w:val="24"/>
              </w:rPr>
              <w:t>implies  for</w:t>
            </w:r>
            <w:proofErr w:type="gramEnd"/>
            <w:r>
              <w:rPr>
                <w:sz w:val="24"/>
              </w:rPr>
              <w:t xml:space="preserve"> </w:t>
            </w:r>
            <w:proofErr w:type="spellStart"/>
            <w:r>
              <w:rPr>
                <w:sz w:val="24"/>
              </w:rPr>
              <w:t>Successul</w:t>
            </w:r>
            <w:proofErr w:type="spellEnd"/>
            <w:r>
              <w:rPr>
                <w:sz w:val="24"/>
              </w:rPr>
              <w:t xml:space="preserve"> response. </w:t>
            </w:r>
          </w:p>
          <w:p w14:paraId="43E3EBEC" w14:textId="77777777" w:rsidR="00984EDC" w:rsidRDefault="00984EDC" w:rsidP="000E0D83">
            <w:r>
              <w:rPr>
                <w:sz w:val="24"/>
              </w:rPr>
              <w:t xml:space="preserve">02, implies for No data found if something is fetched from the system. </w:t>
            </w:r>
          </w:p>
          <w:p w14:paraId="19DE92D4" w14:textId="77777777" w:rsidR="00984EDC" w:rsidRDefault="00984EDC" w:rsidP="000E0D83">
            <w:pPr>
              <w:ind w:right="3"/>
            </w:pPr>
            <w:r>
              <w:rPr>
                <w:sz w:val="24"/>
              </w:rPr>
              <w:t xml:space="preserve">03, implies for failure response for the exceptions at application level, example Syntax Error. </w:t>
            </w:r>
          </w:p>
        </w:tc>
      </w:tr>
      <w:tr w:rsidR="00984EDC" w14:paraId="6138A4E0" w14:textId="77777777" w:rsidTr="000E0D83">
        <w:trPr>
          <w:trHeight w:val="610"/>
        </w:trPr>
        <w:tc>
          <w:tcPr>
            <w:tcW w:w="2030" w:type="dxa"/>
            <w:tcBorders>
              <w:top w:val="single" w:sz="4" w:space="0" w:color="000000"/>
              <w:left w:val="single" w:sz="4" w:space="0" w:color="000000"/>
              <w:bottom w:val="single" w:sz="4" w:space="0" w:color="000000"/>
              <w:right w:val="single" w:sz="4" w:space="0" w:color="000000"/>
            </w:tcBorders>
          </w:tcPr>
          <w:p w14:paraId="27AF9EC3" w14:textId="77777777" w:rsidR="00984EDC" w:rsidRDefault="00984EDC" w:rsidP="000E0D83">
            <w:r>
              <w:rPr>
                <w:sz w:val="24"/>
              </w:rPr>
              <w:t xml:space="preserve">Remarks </w:t>
            </w:r>
          </w:p>
        </w:tc>
        <w:tc>
          <w:tcPr>
            <w:tcW w:w="1570" w:type="dxa"/>
            <w:tcBorders>
              <w:top w:val="single" w:sz="4" w:space="0" w:color="000000"/>
              <w:left w:val="single" w:sz="4" w:space="0" w:color="000000"/>
              <w:bottom w:val="single" w:sz="4" w:space="0" w:color="000000"/>
              <w:right w:val="single" w:sz="4" w:space="0" w:color="000000"/>
            </w:tcBorders>
          </w:tcPr>
          <w:p w14:paraId="176A5A56" w14:textId="77777777" w:rsidR="00984EDC" w:rsidRDefault="00984EDC" w:rsidP="000E0D83">
            <w:pPr>
              <w:ind w:left="1"/>
            </w:pPr>
            <w:proofErr w:type="gramStart"/>
            <w:r>
              <w:rPr>
                <w:sz w:val="24"/>
              </w:rPr>
              <w:t>Varchar(</w:t>
            </w:r>
            <w:proofErr w:type="gramEnd"/>
            <w:r>
              <w:rPr>
                <w:sz w:val="24"/>
              </w:rPr>
              <w:t xml:space="preserve">Max) </w:t>
            </w:r>
          </w:p>
        </w:tc>
        <w:tc>
          <w:tcPr>
            <w:tcW w:w="1530" w:type="dxa"/>
            <w:tcBorders>
              <w:top w:val="single" w:sz="4" w:space="0" w:color="000000"/>
              <w:left w:val="single" w:sz="4" w:space="0" w:color="000000"/>
              <w:bottom w:val="single" w:sz="4" w:space="0" w:color="000000"/>
              <w:right w:val="single" w:sz="4" w:space="0" w:color="000000"/>
            </w:tcBorders>
          </w:tcPr>
          <w:p w14:paraId="66185142" w14:textId="77777777" w:rsidR="00984EDC" w:rsidRDefault="00984EDC" w:rsidP="000E0D83">
            <w:pPr>
              <w:ind w:left="1"/>
            </w:pPr>
            <w:r>
              <w:rPr>
                <w:sz w:val="24"/>
              </w:rPr>
              <w:t xml:space="preserve">No </w:t>
            </w:r>
          </w:p>
        </w:tc>
        <w:tc>
          <w:tcPr>
            <w:tcW w:w="5262" w:type="dxa"/>
            <w:tcBorders>
              <w:top w:val="single" w:sz="4" w:space="0" w:color="000000"/>
              <w:left w:val="single" w:sz="4" w:space="0" w:color="000000"/>
              <w:bottom w:val="single" w:sz="4" w:space="0" w:color="000000"/>
              <w:right w:val="single" w:sz="4" w:space="0" w:color="000000"/>
            </w:tcBorders>
          </w:tcPr>
          <w:p w14:paraId="4DF23DC6" w14:textId="77777777" w:rsidR="00984EDC" w:rsidRDefault="00984EDC" w:rsidP="000E0D83">
            <w:r>
              <w:rPr>
                <w:sz w:val="24"/>
              </w:rPr>
              <w:t xml:space="preserve">This will provide remarks in the API failure /successful scenarios. </w:t>
            </w:r>
          </w:p>
        </w:tc>
      </w:tr>
    </w:tbl>
    <w:p w14:paraId="43CC11FF" w14:textId="14B3A8D6" w:rsidR="0027508D" w:rsidRDefault="0027508D" w:rsidP="009B6AF1">
      <w:pPr>
        <w:pStyle w:val="Heading1"/>
        <w:numPr>
          <w:ilvl w:val="0"/>
          <w:numId w:val="13"/>
        </w:numPr>
      </w:pPr>
      <w:bookmarkStart w:id="80" w:name="_Toc188379671"/>
      <w:r>
        <w:t>Loan Account close API</w:t>
      </w:r>
      <w:r w:rsidR="00DF53D1">
        <w:t>- New API</w:t>
      </w:r>
      <w:bookmarkEnd w:id="80"/>
    </w:p>
    <w:p w14:paraId="06DB4F76" w14:textId="27FE210C" w:rsidR="009B6AF1" w:rsidRDefault="009B6AF1" w:rsidP="009B6AF1"/>
    <w:p w14:paraId="5B468BAB" w14:textId="2698B357" w:rsidR="000E0D83" w:rsidRPr="009B6AF1" w:rsidRDefault="000E0D83" w:rsidP="009B6AF1">
      <w:r>
        <w:t>Purpose of API</w:t>
      </w:r>
    </w:p>
    <w:p w14:paraId="268423F5" w14:textId="3BDDA515" w:rsidR="0027508D" w:rsidRDefault="0027508D" w:rsidP="0027508D">
      <w:pPr>
        <w:numPr>
          <w:ilvl w:val="0"/>
          <w:numId w:val="14"/>
        </w:numPr>
        <w:spacing w:after="39" w:line="250" w:lineRule="auto"/>
        <w:ind w:right="4" w:hanging="360"/>
      </w:pPr>
      <w:r>
        <w:rPr>
          <w:sz w:val="24"/>
        </w:rPr>
        <w:t xml:space="preserve">The API is used </w:t>
      </w:r>
      <w:r w:rsidR="00A46843">
        <w:rPr>
          <w:sz w:val="24"/>
        </w:rPr>
        <w:t>to</w:t>
      </w:r>
      <w:r w:rsidR="00042337">
        <w:rPr>
          <w:sz w:val="24"/>
        </w:rPr>
        <w:t xml:space="preserve"> close </w:t>
      </w:r>
      <w:r w:rsidR="00A46843">
        <w:rPr>
          <w:sz w:val="24"/>
        </w:rPr>
        <w:t>loan account</w:t>
      </w:r>
      <w:r>
        <w:rPr>
          <w:sz w:val="24"/>
        </w:rPr>
        <w:t xml:space="preserve">, the request is </w:t>
      </w:r>
      <w:proofErr w:type="gramStart"/>
      <w:r>
        <w:rPr>
          <w:sz w:val="24"/>
        </w:rPr>
        <w:t>send</w:t>
      </w:r>
      <w:proofErr w:type="gramEnd"/>
      <w:r>
        <w:rPr>
          <w:sz w:val="24"/>
        </w:rPr>
        <w:t xml:space="preserve"> to Vantage system in the form of JSON request. </w:t>
      </w:r>
    </w:p>
    <w:p w14:paraId="3664296C" w14:textId="4960F75A" w:rsidR="0027508D" w:rsidRDefault="0027508D" w:rsidP="0027508D">
      <w:pPr>
        <w:numPr>
          <w:ilvl w:val="0"/>
          <w:numId w:val="14"/>
        </w:numPr>
        <w:spacing w:after="39" w:line="250" w:lineRule="auto"/>
        <w:ind w:right="4" w:hanging="360"/>
      </w:pPr>
      <w:r>
        <w:rPr>
          <w:sz w:val="24"/>
        </w:rPr>
        <w:t>Vantage system will receive request and will provide API response</w:t>
      </w:r>
      <w:r w:rsidR="000E0D83">
        <w:rPr>
          <w:sz w:val="24"/>
        </w:rPr>
        <w:t>.</w:t>
      </w:r>
    </w:p>
    <w:p w14:paraId="3B95EFA6" w14:textId="77777777" w:rsidR="0027508D" w:rsidRDefault="0027508D" w:rsidP="0027508D"/>
    <w:tbl>
      <w:tblPr>
        <w:tblStyle w:val="TableGrid0"/>
        <w:tblW w:w="9165" w:type="dxa"/>
        <w:tblInd w:w="10" w:type="dxa"/>
        <w:tblCellMar>
          <w:top w:w="60" w:type="dxa"/>
          <w:left w:w="108" w:type="dxa"/>
          <w:right w:w="56" w:type="dxa"/>
        </w:tblCellMar>
        <w:tblLook w:val="04A0" w:firstRow="1" w:lastRow="0" w:firstColumn="1" w:lastColumn="0" w:noHBand="0" w:noVBand="1"/>
      </w:tblPr>
      <w:tblGrid>
        <w:gridCol w:w="1203"/>
        <w:gridCol w:w="7962"/>
      </w:tblGrid>
      <w:tr w:rsidR="0027508D" w14:paraId="05054E3C" w14:textId="77777777" w:rsidTr="001A2D49">
        <w:trPr>
          <w:trHeight w:val="317"/>
        </w:trPr>
        <w:tc>
          <w:tcPr>
            <w:tcW w:w="1203" w:type="dxa"/>
            <w:tcBorders>
              <w:top w:val="single" w:sz="8" w:space="0" w:color="000000"/>
              <w:left w:val="single" w:sz="8" w:space="0" w:color="000000"/>
              <w:bottom w:val="single" w:sz="4" w:space="0" w:color="000000"/>
              <w:right w:val="single" w:sz="4" w:space="0" w:color="000000"/>
            </w:tcBorders>
          </w:tcPr>
          <w:p w14:paraId="02177DDD" w14:textId="77777777" w:rsidR="0027508D" w:rsidRDefault="0027508D" w:rsidP="001A2D49">
            <w:pPr>
              <w:jc w:val="both"/>
            </w:pPr>
            <w:r>
              <w:rPr>
                <w:b/>
                <w:sz w:val="24"/>
              </w:rPr>
              <w:t xml:space="preserve">API Name </w:t>
            </w:r>
          </w:p>
        </w:tc>
        <w:tc>
          <w:tcPr>
            <w:tcW w:w="7962" w:type="dxa"/>
            <w:tcBorders>
              <w:top w:val="single" w:sz="8" w:space="0" w:color="000000"/>
              <w:left w:val="single" w:sz="4" w:space="0" w:color="000000"/>
              <w:bottom w:val="single" w:sz="4" w:space="0" w:color="000000"/>
              <w:right w:val="single" w:sz="8" w:space="0" w:color="000000"/>
            </w:tcBorders>
          </w:tcPr>
          <w:p w14:paraId="5A44307F" w14:textId="77777777" w:rsidR="0027508D" w:rsidRDefault="0027508D" w:rsidP="001A2D49">
            <w:proofErr w:type="spellStart"/>
            <w:r>
              <w:rPr>
                <w:sz w:val="24"/>
              </w:rPr>
              <w:t>Loan</w:t>
            </w:r>
            <w:r w:rsidR="00D25D09">
              <w:rPr>
                <w:sz w:val="24"/>
              </w:rPr>
              <w:t>Account</w:t>
            </w:r>
            <w:r>
              <w:rPr>
                <w:sz w:val="24"/>
              </w:rPr>
              <w:t>Close</w:t>
            </w:r>
            <w:proofErr w:type="spellEnd"/>
            <w:r>
              <w:rPr>
                <w:sz w:val="24"/>
              </w:rPr>
              <w:t>/</w:t>
            </w:r>
            <w:proofErr w:type="spellStart"/>
            <w:r>
              <w:rPr>
                <w:sz w:val="24"/>
              </w:rPr>
              <w:t>Loan</w:t>
            </w:r>
            <w:r w:rsidR="00D25D09">
              <w:rPr>
                <w:sz w:val="24"/>
              </w:rPr>
              <w:t>Account</w:t>
            </w:r>
            <w:r>
              <w:rPr>
                <w:sz w:val="24"/>
              </w:rPr>
              <w:t>Clos</w:t>
            </w:r>
            <w:r w:rsidR="00D25D09">
              <w:rPr>
                <w:sz w:val="24"/>
              </w:rPr>
              <w:t>e</w:t>
            </w:r>
            <w:proofErr w:type="spellEnd"/>
          </w:p>
        </w:tc>
      </w:tr>
      <w:tr w:rsidR="0027508D" w14:paraId="79EA77C6" w14:textId="77777777" w:rsidTr="001A2D49">
        <w:trPr>
          <w:trHeight w:val="310"/>
        </w:trPr>
        <w:tc>
          <w:tcPr>
            <w:tcW w:w="1203" w:type="dxa"/>
            <w:tcBorders>
              <w:top w:val="single" w:sz="4" w:space="0" w:color="000000"/>
              <w:left w:val="single" w:sz="8" w:space="0" w:color="000000"/>
              <w:bottom w:val="single" w:sz="4" w:space="0" w:color="000000"/>
              <w:right w:val="single" w:sz="4" w:space="0" w:color="000000"/>
            </w:tcBorders>
          </w:tcPr>
          <w:p w14:paraId="379712F6" w14:textId="77777777" w:rsidR="0027508D" w:rsidRDefault="0027508D" w:rsidP="001A2D49">
            <w:r>
              <w:rPr>
                <w:b/>
                <w:sz w:val="24"/>
              </w:rPr>
              <w:t xml:space="preserve">URL </w:t>
            </w:r>
          </w:p>
        </w:tc>
        <w:tc>
          <w:tcPr>
            <w:tcW w:w="7962" w:type="dxa"/>
            <w:tcBorders>
              <w:top w:val="single" w:sz="4" w:space="0" w:color="000000"/>
              <w:left w:val="single" w:sz="4" w:space="0" w:color="000000"/>
              <w:bottom w:val="single" w:sz="4" w:space="0" w:color="000000"/>
              <w:right w:val="single" w:sz="8" w:space="0" w:color="000000"/>
            </w:tcBorders>
          </w:tcPr>
          <w:p w14:paraId="39BF45ED" w14:textId="77777777" w:rsidR="0027508D" w:rsidRDefault="00407E07" w:rsidP="001A2D49">
            <w:hyperlink r:id="rId21" w:history="1">
              <w:r w:rsidR="00D25D09" w:rsidRPr="00303A51">
                <w:rPr>
                  <w:rStyle w:val="Hyperlink"/>
                  <w:sz w:val="24"/>
                </w:rPr>
                <w:t>http://xxxx/XXXX/VantageWebAPI/api/LoanAccountClose/LoanAccountClose</w:t>
              </w:r>
            </w:hyperlink>
            <w:hyperlink r:id="rId22">
              <w:r w:rsidR="0027508D">
                <w:rPr>
                  <w:color w:val="0563C1"/>
                  <w:sz w:val="2"/>
                </w:rPr>
                <w:t xml:space="preserve"> </w:t>
              </w:r>
            </w:hyperlink>
          </w:p>
        </w:tc>
      </w:tr>
      <w:tr w:rsidR="0027508D" w14:paraId="1369DE38" w14:textId="77777777" w:rsidTr="001A2D49">
        <w:trPr>
          <w:trHeight w:val="331"/>
        </w:trPr>
        <w:tc>
          <w:tcPr>
            <w:tcW w:w="1203" w:type="dxa"/>
            <w:tcBorders>
              <w:top w:val="single" w:sz="4" w:space="0" w:color="000000"/>
              <w:left w:val="single" w:sz="8" w:space="0" w:color="000000"/>
              <w:bottom w:val="single" w:sz="8" w:space="0" w:color="000000"/>
              <w:right w:val="single" w:sz="4" w:space="0" w:color="000000"/>
            </w:tcBorders>
          </w:tcPr>
          <w:p w14:paraId="3301EF9A" w14:textId="77777777" w:rsidR="0027508D" w:rsidRDefault="0027508D" w:rsidP="001A2D49">
            <w:r>
              <w:rPr>
                <w:b/>
                <w:sz w:val="24"/>
              </w:rPr>
              <w:lastRenderedPageBreak/>
              <w:t xml:space="preserve">Method </w:t>
            </w:r>
          </w:p>
        </w:tc>
        <w:tc>
          <w:tcPr>
            <w:tcW w:w="7962" w:type="dxa"/>
            <w:tcBorders>
              <w:top w:val="single" w:sz="4" w:space="0" w:color="000000"/>
              <w:left w:val="single" w:sz="4" w:space="0" w:color="000000"/>
              <w:bottom w:val="single" w:sz="8" w:space="0" w:color="000000"/>
              <w:right w:val="single" w:sz="8" w:space="0" w:color="000000"/>
            </w:tcBorders>
          </w:tcPr>
          <w:p w14:paraId="6C51A668" w14:textId="77777777" w:rsidR="0027508D" w:rsidRDefault="0027508D" w:rsidP="001A2D49">
            <w:r>
              <w:rPr>
                <w:sz w:val="24"/>
              </w:rPr>
              <w:t xml:space="preserve">POST </w:t>
            </w:r>
          </w:p>
        </w:tc>
      </w:tr>
    </w:tbl>
    <w:p w14:paraId="5F7EB653" w14:textId="77777777" w:rsidR="0027508D" w:rsidRDefault="0027508D" w:rsidP="0027508D">
      <w:pPr>
        <w:spacing w:after="159"/>
      </w:pPr>
      <w:r>
        <w:rPr>
          <w:sz w:val="24"/>
        </w:rPr>
        <w:t xml:space="preserve"> </w:t>
      </w:r>
    </w:p>
    <w:p w14:paraId="1B257FE5" w14:textId="77777777" w:rsidR="0027508D" w:rsidRDefault="0027508D" w:rsidP="0027508D">
      <w:pPr>
        <w:ind w:left="-5" w:hanging="10"/>
      </w:pPr>
      <w:r>
        <w:rPr>
          <w:b/>
          <w:sz w:val="24"/>
        </w:rPr>
        <w:t xml:space="preserve">HTTP headers are required to Authenticate the request.  The details required in http header is as follows. </w:t>
      </w:r>
    </w:p>
    <w:tbl>
      <w:tblPr>
        <w:tblStyle w:val="TableGrid0"/>
        <w:tblW w:w="9196" w:type="dxa"/>
        <w:tblInd w:w="10" w:type="dxa"/>
        <w:tblCellMar>
          <w:top w:w="60" w:type="dxa"/>
          <w:left w:w="108" w:type="dxa"/>
          <w:right w:w="56" w:type="dxa"/>
        </w:tblCellMar>
        <w:tblLook w:val="04A0" w:firstRow="1" w:lastRow="0" w:firstColumn="1" w:lastColumn="0" w:noHBand="0" w:noVBand="1"/>
      </w:tblPr>
      <w:tblGrid>
        <w:gridCol w:w="1575"/>
        <w:gridCol w:w="7621"/>
      </w:tblGrid>
      <w:tr w:rsidR="0027508D" w14:paraId="5198A43E" w14:textId="77777777" w:rsidTr="00DB3BD3">
        <w:trPr>
          <w:trHeight w:val="314"/>
        </w:trPr>
        <w:tc>
          <w:tcPr>
            <w:tcW w:w="1575" w:type="dxa"/>
            <w:tcBorders>
              <w:top w:val="single" w:sz="8" w:space="0" w:color="000000"/>
              <w:left w:val="single" w:sz="8" w:space="0" w:color="000000"/>
              <w:bottom w:val="single" w:sz="4" w:space="0" w:color="000000"/>
              <w:right w:val="single" w:sz="4" w:space="0" w:color="000000"/>
            </w:tcBorders>
          </w:tcPr>
          <w:p w14:paraId="08A843B2" w14:textId="77777777" w:rsidR="0027508D" w:rsidRDefault="0027508D" w:rsidP="001A2D49">
            <w:proofErr w:type="spellStart"/>
            <w:r>
              <w:rPr>
                <w:b/>
                <w:sz w:val="24"/>
              </w:rPr>
              <w:t>UserID</w:t>
            </w:r>
            <w:proofErr w:type="spellEnd"/>
            <w:r>
              <w:rPr>
                <w:b/>
                <w:sz w:val="24"/>
              </w:rPr>
              <w:t xml:space="preserve"> </w:t>
            </w:r>
          </w:p>
        </w:tc>
        <w:tc>
          <w:tcPr>
            <w:tcW w:w="7621" w:type="dxa"/>
            <w:tcBorders>
              <w:top w:val="single" w:sz="8" w:space="0" w:color="000000"/>
              <w:left w:val="single" w:sz="4" w:space="0" w:color="000000"/>
              <w:bottom w:val="single" w:sz="4" w:space="0" w:color="000000"/>
              <w:right w:val="single" w:sz="8" w:space="0" w:color="000000"/>
            </w:tcBorders>
          </w:tcPr>
          <w:p w14:paraId="3A39AC6D" w14:textId="77777777" w:rsidR="0027508D" w:rsidRDefault="0027508D" w:rsidP="001A2D49">
            <w:proofErr w:type="spellStart"/>
            <w:r>
              <w:rPr>
                <w:sz w:val="24"/>
              </w:rPr>
              <w:t>MilesAPI</w:t>
            </w:r>
            <w:proofErr w:type="spellEnd"/>
            <w:r>
              <w:rPr>
                <w:sz w:val="24"/>
              </w:rPr>
              <w:t xml:space="preserve"> </w:t>
            </w:r>
          </w:p>
        </w:tc>
      </w:tr>
      <w:tr w:rsidR="0027508D" w14:paraId="04CA0153" w14:textId="77777777" w:rsidTr="00DB3BD3">
        <w:trPr>
          <w:trHeight w:val="310"/>
        </w:trPr>
        <w:tc>
          <w:tcPr>
            <w:tcW w:w="1575" w:type="dxa"/>
            <w:tcBorders>
              <w:top w:val="single" w:sz="4" w:space="0" w:color="000000"/>
              <w:left w:val="single" w:sz="8" w:space="0" w:color="000000"/>
              <w:bottom w:val="single" w:sz="4" w:space="0" w:color="000000"/>
              <w:right w:val="single" w:sz="4" w:space="0" w:color="000000"/>
            </w:tcBorders>
          </w:tcPr>
          <w:p w14:paraId="67E1C5C6" w14:textId="77777777" w:rsidR="0027508D" w:rsidRDefault="0027508D" w:rsidP="001A2D49">
            <w:r>
              <w:rPr>
                <w:b/>
                <w:sz w:val="24"/>
              </w:rPr>
              <w:t xml:space="preserve">Password </w:t>
            </w:r>
          </w:p>
        </w:tc>
        <w:tc>
          <w:tcPr>
            <w:tcW w:w="7621" w:type="dxa"/>
            <w:tcBorders>
              <w:top w:val="single" w:sz="4" w:space="0" w:color="000000"/>
              <w:left w:val="single" w:sz="4" w:space="0" w:color="000000"/>
              <w:bottom w:val="single" w:sz="4" w:space="0" w:color="000000"/>
              <w:right w:val="single" w:sz="8" w:space="0" w:color="000000"/>
            </w:tcBorders>
          </w:tcPr>
          <w:p w14:paraId="5B6D224E" w14:textId="77777777" w:rsidR="0027508D" w:rsidRDefault="0027508D" w:rsidP="001A2D49">
            <w:r>
              <w:rPr>
                <w:sz w:val="24"/>
              </w:rPr>
              <w:t xml:space="preserve">deSY7NgwSjl5yqKrK0sNJg== </w:t>
            </w:r>
          </w:p>
        </w:tc>
      </w:tr>
      <w:tr w:rsidR="0027508D" w14:paraId="586EB75B" w14:textId="77777777" w:rsidTr="00DB3BD3">
        <w:trPr>
          <w:trHeight w:val="331"/>
        </w:trPr>
        <w:tc>
          <w:tcPr>
            <w:tcW w:w="1575" w:type="dxa"/>
            <w:tcBorders>
              <w:top w:val="single" w:sz="4" w:space="0" w:color="000000"/>
              <w:left w:val="single" w:sz="8" w:space="0" w:color="000000"/>
              <w:bottom w:val="single" w:sz="4" w:space="0" w:color="000000"/>
              <w:right w:val="single" w:sz="4" w:space="0" w:color="000000"/>
            </w:tcBorders>
          </w:tcPr>
          <w:p w14:paraId="54A191B6" w14:textId="77777777" w:rsidR="0027508D" w:rsidRDefault="0027508D" w:rsidP="001A2D49">
            <w:pPr>
              <w:jc w:val="both"/>
            </w:pPr>
            <w:r>
              <w:rPr>
                <w:b/>
                <w:sz w:val="24"/>
              </w:rPr>
              <w:t xml:space="preserve">Content-Type </w:t>
            </w:r>
          </w:p>
        </w:tc>
        <w:tc>
          <w:tcPr>
            <w:tcW w:w="7621" w:type="dxa"/>
            <w:tcBorders>
              <w:top w:val="single" w:sz="4" w:space="0" w:color="000000"/>
              <w:left w:val="single" w:sz="4" w:space="0" w:color="000000"/>
              <w:bottom w:val="single" w:sz="4" w:space="0" w:color="000000"/>
              <w:right w:val="single" w:sz="8" w:space="0" w:color="000000"/>
            </w:tcBorders>
          </w:tcPr>
          <w:p w14:paraId="555FD4AC" w14:textId="77777777" w:rsidR="0027508D" w:rsidRDefault="0027508D" w:rsidP="001A2D49">
            <w:r>
              <w:rPr>
                <w:sz w:val="24"/>
              </w:rPr>
              <w:t xml:space="preserve">application/json </w:t>
            </w:r>
          </w:p>
        </w:tc>
      </w:tr>
    </w:tbl>
    <w:p w14:paraId="47CFDADF" w14:textId="77777777" w:rsidR="000E0D83" w:rsidRDefault="000E0D83" w:rsidP="0027508D"/>
    <w:p w14:paraId="53C86B6C" w14:textId="77777777" w:rsidR="000E0D83" w:rsidRDefault="000E0D83" w:rsidP="0027508D"/>
    <w:p w14:paraId="56CBC3E7" w14:textId="77777777" w:rsidR="000E0D83" w:rsidRDefault="000E0D83" w:rsidP="0027508D"/>
    <w:p w14:paraId="2A7CF4FA" w14:textId="4ACDDE08" w:rsidR="0027508D" w:rsidRDefault="000E0D83" w:rsidP="0027508D">
      <w:r>
        <w:rPr>
          <w:noProof/>
        </w:rPr>
        <w:drawing>
          <wp:inline distT="0" distB="0" distL="0" distR="0" wp14:anchorId="5B0B28FE" wp14:editId="605886BD">
            <wp:extent cx="6858000" cy="1383030"/>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858000" cy="1383030"/>
                    </a:xfrm>
                    <a:prstGeom prst="rect">
                      <a:avLst/>
                    </a:prstGeom>
                  </pic:spPr>
                </pic:pic>
              </a:graphicData>
            </a:graphic>
          </wp:inline>
        </w:drawing>
      </w:r>
    </w:p>
    <w:p w14:paraId="1B38A0CE" w14:textId="77777777" w:rsidR="000E0D83" w:rsidRDefault="000E0D83" w:rsidP="00DB3BD3">
      <w:pPr>
        <w:ind w:left="-5" w:hanging="10"/>
      </w:pPr>
    </w:p>
    <w:p w14:paraId="1C01C553" w14:textId="62275D71" w:rsidR="00DB3BD3" w:rsidRDefault="00DB3BD3" w:rsidP="00DB3BD3">
      <w:pPr>
        <w:ind w:left="-5" w:hanging="10"/>
      </w:pPr>
      <w:r>
        <w:t xml:space="preserve">Note </w:t>
      </w:r>
    </w:p>
    <w:p w14:paraId="0AFBCF15" w14:textId="12D53DD3" w:rsidR="00DB3BD3" w:rsidRDefault="00DB3BD3" w:rsidP="00DB3BD3">
      <w:pPr>
        <w:pStyle w:val="ListParagraph"/>
        <w:numPr>
          <w:ilvl w:val="0"/>
          <w:numId w:val="24"/>
        </w:numPr>
      </w:pPr>
      <w:proofErr w:type="gramStart"/>
      <w:r>
        <w:t>Loan  Date</w:t>
      </w:r>
      <w:proofErr w:type="gramEnd"/>
      <w:r>
        <w:t xml:space="preserve"> which is used at the time of loan </w:t>
      </w:r>
      <w:r w:rsidR="000E0D83">
        <w:t>Account</w:t>
      </w:r>
      <w:r>
        <w:t xml:space="preserve"> closure will always be current date </w:t>
      </w:r>
      <w:proofErr w:type="spellStart"/>
      <w:r>
        <w:t>i.e</w:t>
      </w:r>
      <w:proofErr w:type="spellEnd"/>
      <w:r>
        <w:t xml:space="preserve"> EOD+1. </w:t>
      </w:r>
    </w:p>
    <w:p w14:paraId="79440881" w14:textId="2CDBA390" w:rsidR="00DB3BD3" w:rsidRPr="00DB3BD3" w:rsidRDefault="00DB3BD3" w:rsidP="00DB3BD3">
      <w:pPr>
        <w:pStyle w:val="ListParagraph"/>
        <w:numPr>
          <w:ilvl w:val="0"/>
          <w:numId w:val="24"/>
        </w:numPr>
        <w:rPr>
          <w:rFonts w:asciiTheme="minorHAnsi" w:hAnsiTheme="minorHAnsi" w:cstheme="minorHAnsi"/>
          <w:b/>
          <w:sz w:val="22"/>
          <w:szCs w:val="22"/>
        </w:rPr>
      </w:pPr>
      <w:r>
        <w:t xml:space="preserve"> </w:t>
      </w:r>
      <w:r w:rsidRPr="00CC24B7">
        <w:rPr>
          <w:rFonts w:asciiTheme="minorHAnsi" w:hAnsiTheme="minorHAnsi" w:cstheme="minorHAnsi"/>
          <w:sz w:val="22"/>
          <w:szCs w:val="22"/>
        </w:rPr>
        <w:t xml:space="preserve">By using the loan </w:t>
      </w:r>
      <w:r>
        <w:rPr>
          <w:rFonts w:asciiTheme="minorHAnsi" w:hAnsiTheme="minorHAnsi" w:cstheme="minorHAnsi"/>
          <w:sz w:val="22"/>
          <w:szCs w:val="22"/>
        </w:rPr>
        <w:t>account closure</w:t>
      </w:r>
      <w:r w:rsidRPr="00CC24B7">
        <w:rPr>
          <w:rFonts w:asciiTheme="minorHAnsi" w:hAnsiTheme="minorHAnsi" w:cstheme="minorHAnsi"/>
          <w:sz w:val="22"/>
          <w:szCs w:val="22"/>
        </w:rPr>
        <w:t xml:space="preserve"> API. </w:t>
      </w:r>
      <w:r>
        <w:rPr>
          <w:rFonts w:asciiTheme="minorHAnsi" w:hAnsiTheme="minorHAnsi" w:cstheme="minorHAnsi"/>
          <w:sz w:val="22"/>
          <w:szCs w:val="22"/>
        </w:rPr>
        <w:t xml:space="preserve">The </w:t>
      </w:r>
      <w:r>
        <w:t>loan</w:t>
      </w:r>
      <w:r w:rsidR="000E0D83">
        <w:t xml:space="preserve"> account close</w:t>
      </w:r>
      <w:r>
        <w:t xml:space="preserve"> API will directly close the loan</w:t>
      </w:r>
      <w:r w:rsidR="000E0D83">
        <w:t xml:space="preserve"> account.</w:t>
      </w:r>
    </w:p>
    <w:p w14:paraId="644D0F66" w14:textId="78B67076" w:rsidR="00DB3BD3" w:rsidRPr="00DB3BD3" w:rsidRDefault="00DB3BD3" w:rsidP="00DB3BD3">
      <w:pPr>
        <w:pStyle w:val="ListParagraph"/>
        <w:ind w:left="705"/>
        <w:rPr>
          <w:rFonts w:asciiTheme="minorHAnsi" w:hAnsiTheme="minorHAnsi" w:cstheme="minorHAnsi"/>
          <w:b/>
          <w:sz w:val="22"/>
          <w:szCs w:val="22"/>
        </w:rPr>
      </w:pPr>
    </w:p>
    <w:p w14:paraId="7BDCA3F2" w14:textId="42F52A8B" w:rsidR="00D2760D" w:rsidRDefault="00D2760D" w:rsidP="00D2760D">
      <w:r>
        <w:t>Please refer below screenshot for frontend validation in Loan account close</w:t>
      </w:r>
    </w:p>
    <w:p w14:paraId="0F36D2E2" w14:textId="4544EB9D" w:rsidR="00DB3BD3" w:rsidRPr="00DB3BD3" w:rsidRDefault="00DB3BD3" w:rsidP="00DB3BD3">
      <w:pPr>
        <w:rPr>
          <w:rFonts w:cstheme="minorHAnsi"/>
          <w:b/>
        </w:rPr>
      </w:pPr>
      <w:r>
        <w:rPr>
          <w:noProof/>
        </w:rPr>
        <w:drawing>
          <wp:inline distT="0" distB="0" distL="0" distR="0" wp14:anchorId="000FB2C4" wp14:editId="6980C333">
            <wp:extent cx="6858000" cy="4036695"/>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858000" cy="4036695"/>
                    </a:xfrm>
                    <a:prstGeom prst="rect">
                      <a:avLst/>
                    </a:prstGeom>
                  </pic:spPr>
                </pic:pic>
              </a:graphicData>
            </a:graphic>
          </wp:inline>
        </w:drawing>
      </w:r>
    </w:p>
    <w:p w14:paraId="42073FB0" w14:textId="77777777" w:rsidR="00DB3BD3" w:rsidRDefault="00DB3BD3" w:rsidP="00DB3BD3">
      <w:pPr>
        <w:pStyle w:val="ListParagraph"/>
        <w:ind w:left="705"/>
      </w:pPr>
    </w:p>
    <w:p w14:paraId="16CEE946" w14:textId="77777777" w:rsidR="00D25D09" w:rsidRDefault="00D25D09" w:rsidP="0027508D"/>
    <w:p w14:paraId="1AD7DCBA" w14:textId="77777777" w:rsidR="00D25D09" w:rsidRPr="00DF6C8E" w:rsidRDefault="00D25D09" w:rsidP="00DF6C8E">
      <w:pPr>
        <w:pStyle w:val="Heading2"/>
      </w:pPr>
      <w:bookmarkStart w:id="81" w:name="_Toc188379672"/>
      <w:r w:rsidRPr="00DF6C8E">
        <w:lastRenderedPageBreak/>
        <w:t xml:space="preserve">8.1.  Sample JSON </w:t>
      </w:r>
      <w:r w:rsidR="00E21C5F" w:rsidRPr="00DF6C8E">
        <w:t>Request</w:t>
      </w:r>
      <w:bookmarkEnd w:id="81"/>
    </w:p>
    <w:p w14:paraId="663B8B2F" w14:textId="0311061C" w:rsidR="00D25D09" w:rsidRDefault="00D25D09" w:rsidP="0027508D"/>
    <w:p w14:paraId="3F240004" w14:textId="16733FDD" w:rsidR="00700455" w:rsidRPr="0027508D" w:rsidRDefault="00700455" w:rsidP="0027508D">
      <w:r>
        <w:t>Refer below sample JSON request</w:t>
      </w:r>
    </w:p>
    <w:p w14:paraId="6F785755" w14:textId="77777777" w:rsidR="00DB3BD3" w:rsidRPr="004872C8" w:rsidRDefault="00DB3BD3" w:rsidP="00DB3BD3">
      <w:pPr>
        <w:pBdr>
          <w:top w:val="single" w:sz="4" w:space="0" w:color="000000"/>
          <w:left w:val="single" w:sz="4" w:space="0" w:color="000000"/>
          <w:bottom w:val="single" w:sz="4" w:space="0" w:color="000000"/>
          <w:right w:val="single" w:sz="4" w:space="0" w:color="000000"/>
        </w:pBdr>
        <w:spacing w:after="173" w:line="250" w:lineRule="auto"/>
        <w:ind w:left="108" w:hanging="10"/>
        <w:rPr>
          <w:sz w:val="24"/>
        </w:rPr>
      </w:pPr>
      <w:r w:rsidRPr="004872C8">
        <w:rPr>
          <w:sz w:val="24"/>
        </w:rPr>
        <w:t>{</w:t>
      </w:r>
    </w:p>
    <w:p w14:paraId="76BB37B6" w14:textId="7D39FA8F" w:rsidR="00DB3BD3" w:rsidRPr="004872C8" w:rsidRDefault="00DB3BD3" w:rsidP="00DB3BD3">
      <w:pPr>
        <w:pBdr>
          <w:top w:val="single" w:sz="4" w:space="0" w:color="000000"/>
          <w:left w:val="single" w:sz="4" w:space="0" w:color="000000"/>
          <w:bottom w:val="single" w:sz="4" w:space="0" w:color="000000"/>
          <w:right w:val="single" w:sz="4" w:space="0" w:color="000000"/>
        </w:pBdr>
        <w:spacing w:after="173" w:line="250" w:lineRule="auto"/>
        <w:ind w:left="108" w:hanging="10"/>
        <w:rPr>
          <w:sz w:val="24"/>
        </w:rPr>
      </w:pPr>
      <w:r w:rsidRPr="004872C8">
        <w:rPr>
          <w:sz w:val="24"/>
        </w:rPr>
        <w:t xml:space="preserve">    "</w:t>
      </w:r>
      <w:commentRangeStart w:id="82"/>
      <w:del w:id="83" w:author="Aman Shegokar" w:date="2025-03-28T16:28:00Z">
        <w:r w:rsidRPr="004872C8" w:rsidDel="00FF6104">
          <w:rPr>
            <w:sz w:val="24"/>
          </w:rPr>
          <w:delText>UniqueRecordID": " ",</w:delText>
        </w:r>
      </w:del>
      <w:commentRangeEnd w:id="82"/>
      <w:r w:rsidR="00FF6104">
        <w:rPr>
          <w:rStyle w:val="CommentReference"/>
        </w:rPr>
        <w:commentReference w:id="82"/>
      </w:r>
    </w:p>
    <w:p w14:paraId="07552740" w14:textId="35C3EE9C" w:rsidR="00DB3BD3" w:rsidRPr="004872C8" w:rsidRDefault="00DB3BD3" w:rsidP="00DB3BD3">
      <w:pPr>
        <w:pBdr>
          <w:top w:val="single" w:sz="4" w:space="0" w:color="000000"/>
          <w:left w:val="single" w:sz="4" w:space="0" w:color="000000"/>
          <w:bottom w:val="single" w:sz="4" w:space="0" w:color="000000"/>
          <w:right w:val="single" w:sz="4" w:space="0" w:color="000000"/>
        </w:pBdr>
        <w:spacing w:after="173" w:line="250" w:lineRule="auto"/>
        <w:ind w:left="108" w:hanging="10"/>
        <w:rPr>
          <w:sz w:val="24"/>
        </w:rPr>
      </w:pPr>
      <w:r w:rsidRPr="004872C8">
        <w:rPr>
          <w:sz w:val="24"/>
        </w:rPr>
        <w:t xml:space="preserve">    "</w:t>
      </w:r>
      <w:proofErr w:type="spellStart"/>
      <w:r w:rsidRPr="004872C8">
        <w:rPr>
          <w:sz w:val="24"/>
        </w:rPr>
        <w:t>Loan</w:t>
      </w:r>
      <w:r>
        <w:rPr>
          <w:sz w:val="24"/>
        </w:rPr>
        <w:t>Account</w:t>
      </w:r>
      <w:r w:rsidRPr="004872C8">
        <w:rPr>
          <w:sz w:val="24"/>
        </w:rPr>
        <w:t>N</w:t>
      </w:r>
      <w:r>
        <w:rPr>
          <w:sz w:val="24"/>
        </w:rPr>
        <w:t>o</w:t>
      </w:r>
      <w:proofErr w:type="spellEnd"/>
      <w:r w:rsidRPr="004872C8">
        <w:rPr>
          <w:sz w:val="24"/>
        </w:rPr>
        <w:t>": " "</w:t>
      </w:r>
    </w:p>
    <w:p w14:paraId="68CF658A" w14:textId="77777777" w:rsidR="00DB3BD3" w:rsidRDefault="00DB3BD3" w:rsidP="00DB3BD3">
      <w:pPr>
        <w:pBdr>
          <w:top w:val="single" w:sz="4" w:space="0" w:color="000000"/>
          <w:left w:val="single" w:sz="4" w:space="0" w:color="000000"/>
          <w:bottom w:val="single" w:sz="4" w:space="0" w:color="000000"/>
          <w:right w:val="single" w:sz="4" w:space="0" w:color="000000"/>
        </w:pBdr>
        <w:spacing w:after="173" w:line="250" w:lineRule="auto"/>
        <w:ind w:left="108" w:hanging="10"/>
      </w:pPr>
      <w:r w:rsidRPr="004872C8">
        <w:rPr>
          <w:sz w:val="24"/>
        </w:rPr>
        <w:t>}</w:t>
      </w:r>
      <w:r>
        <w:rPr>
          <w:sz w:val="24"/>
        </w:rPr>
        <w:t xml:space="preserve"> </w:t>
      </w:r>
    </w:p>
    <w:p w14:paraId="7E44B4F9" w14:textId="45C48D75" w:rsidR="00700455" w:rsidRPr="00700455" w:rsidRDefault="00DB3BD3" w:rsidP="00700455">
      <w:pPr>
        <w:pStyle w:val="Heading2"/>
        <w:numPr>
          <w:ilvl w:val="1"/>
          <w:numId w:val="27"/>
        </w:numPr>
      </w:pPr>
      <w:bookmarkStart w:id="84" w:name="_Toc188379673"/>
      <w:r w:rsidRPr="00DF6C8E">
        <w:t>Sample JSON Request Specification details</w:t>
      </w:r>
      <w:bookmarkEnd w:id="84"/>
      <w:r w:rsidRPr="00DF6C8E">
        <w:t xml:space="preserve"> </w:t>
      </w:r>
    </w:p>
    <w:p w14:paraId="3657573C" w14:textId="77777777" w:rsidR="00700455" w:rsidRDefault="00700455" w:rsidP="00DB3BD3"/>
    <w:p w14:paraId="3C544557" w14:textId="77777777" w:rsidR="00700455" w:rsidRDefault="00700455" w:rsidP="00DB3BD3"/>
    <w:p w14:paraId="0DF93845" w14:textId="4FBA6227" w:rsidR="00DB3BD3" w:rsidRPr="00D46082" w:rsidRDefault="00DB3BD3" w:rsidP="00DB3BD3">
      <w:r>
        <w:t xml:space="preserve">Refer below table for the field specification </w:t>
      </w:r>
    </w:p>
    <w:tbl>
      <w:tblPr>
        <w:tblStyle w:val="TableGrid0"/>
        <w:tblW w:w="10790" w:type="dxa"/>
        <w:tblInd w:w="6" w:type="dxa"/>
        <w:tblCellMar>
          <w:top w:w="52" w:type="dxa"/>
          <w:left w:w="107" w:type="dxa"/>
          <w:right w:w="1" w:type="dxa"/>
        </w:tblCellMar>
        <w:tblLook w:val="04A0" w:firstRow="1" w:lastRow="0" w:firstColumn="1" w:lastColumn="0" w:noHBand="0" w:noVBand="1"/>
      </w:tblPr>
      <w:tblGrid>
        <w:gridCol w:w="1711"/>
        <w:gridCol w:w="1664"/>
        <w:gridCol w:w="1530"/>
        <w:gridCol w:w="5885"/>
      </w:tblGrid>
      <w:tr w:rsidR="00DB3BD3" w14:paraId="31FF838C" w14:textId="77777777" w:rsidTr="000E0D83">
        <w:trPr>
          <w:trHeight w:val="595"/>
        </w:trPr>
        <w:tc>
          <w:tcPr>
            <w:tcW w:w="1711" w:type="dxa"/>
            <w:tcBorders>
              <w:top w:val="single" w:sz="4" w:space="0" w:color="000000"/>
              <w:left w:val="single" w:sz="4" w:space="0" w:color="000000"/>
              <w:bottom w:val="single" w:sz="4" w:space="0" w:color="000000"/>
              <w:right w:val="single" w:sz="4" w:space="0" w:color="000000"/>
            </w:tcBorders>
            <w:shd w:val="clear" w:color="auto" w:fill="F4B084"/>
          </w:tcPr>
          <w:p w14:paraId="2CF076ED" w14:textId="77777777" w:rsidR="00DB3BD3" w:rsidRDefault="00DB3BD3" w:rsidP="000E0D83">
            <w:proofErr w:type="spellStart"/>
            <w:r>
              <w:rPr>
                <w:b/>
                <w:sz w:val="24"/>
              </w:rPr>
              <w:t>FieldName</w:t>
            </w:r>
            <w:proofErr w:type="spellEnd"/>
            <w:r>
              <w:rPr>
                <w:b/>
                <w:sz w:val="24"/>
              </w:rPr>
              <w:t xml:space="preserve"> </w:t>
            </w:r>
          </w:p>
        </w:tc>
        <w:tc>
          <w:tcPr>
            <w:tcW w:w="1664" w:type="dxa"/>
            <w:tcBorders>
              <w:top w:val="single" w:sz="4" w:space="0" w:color="000000"/>
              <w:left w:val="single" w:sz="4" w:space="0" w:color="000000"/>
              <w:bottom w:val="single" w:sz="4" w:space="0" w:color="000000"/>
              <w:right w:val="single" w:sz="4" w:space="0" w:color="000000"/>
            </w:tcBorders>
            <w:shd w:val="clear" w:color="auto" w:fill="F4B084"/>
          </w:tcPr>
          <w:p w14:paraId="200F1CFE" w14:textId="77777777" w:rsidR="00DB3BD3" w:rsidRDefault="00DB3BD3" w:rsidP="000E0D83">
            <w:pPr>
              <w:ind w:left="1"/>
            </w:pPr>
            <w:proofErr w:type="spellStart"/>
            <w:proofErr w:type="gramStart"/>
            <w:r>
              <w:rPr>
                <w:b/>
                <w:sz w:val="24"/>
              </w:rPr>
              <w:t>DataType</w:t>
            </w:r>
            <w:proofErr w:type="spellEnd"/>
            <w:r>
              <w:rPr>
                <w:b/>
                <w:sz w:val="24"/>
              </w:rPr>
              <w:t>(</w:t>
            </w:r>
            <w:proofErr w:type="gramEnd"/>
            <w:r>
              <w:rPr>
                <w:b/>
                <w:sz w:val="24"/>
              </w:rPr>
              <w:t xml:space="preserve">Len) </w:t>
            </w:r>
          </w:p>
        </w:tc>
        <w:tc>
          <w:tcPr>
            <w:tcW w:w="1530" w:type="dxa"/>
            <w:tcBorders>
              <w:top w:val="single" w:sz="4" w:space="0" w:color="000000"/>
              <w:left w:val="single" w:sz="4" w:space="0" w:color="000000"/>
              <w:bottom w:val="single" w:sz="4" w:space="0" w:color="000000"/>
              <w:right w:val="single" w:sz="4" w:space="0" w:color="000000"/>
            </w:tcBorders>
            <w:shd w:val="clear" w:color="auto" w:fill="F4B084"/>
          </w:tcPr>
          <w:p w14:paraId="7ED80D44" w14:textId="77777777" w:rsidR="00DB3BD3" w:rsidRDefault="00DB3BD3" w:rsidP="000E0D83">
            <w:r>
              <w:rPr>
                <w:b/>
                <w:sz w:val="24"/>
              </w:rPr>
              <w:t xml:space="preserve">Mandatory (Yes/No/CM)  </w:t>
            </w:r>
          </w:p>
        </w:tc>
        <w:tc>
          <w:tcPr>
            <w:tcW w:w="5885" w:type="dxa"/>
            <w:tcBorders>
              <w:top w:val="single" w:sz="4" w:space="0" w:color="000000"/>
              <w:left w:val="single" w:sz="4" w:space="0" w:color="000000"/>
              <w:bottom w:val="single" w:sz="4" w:space="0" w:color="000000"/>
              <w:right w:val="single" w:sz="4" w:space="0" w:color="000000"/>
            </w:tcBorders>
            <w:shd w:val="clear" w:color="auto" w:fill="F4B084"/>
          </w:tcPr>
          <w:p w14:paraId="4181F778" w14:textId="77777777" w:rsidR="00DB3BD3" w:rsidRDefault="00DB3BD3" w:rsidP="000E0D83">
            <w:pPr>
              <w:ind w:left="1"/>
            </w:pPr>
            <w:r>
              <w:rPr>
                <w:b/>
                <w:sz w:val="24"/>
              </w:rPr>
              <w:t xml:space="preserve">Description </w:t>
            </w:r>
          </w:p>
        </w:tc>
      </w:tr>
      <w:tr w:rsidR="00DB3BD3" w14:paraId="0AC33BDD" w14:textId="77777777" w:rsidTr="000E0D83">
        <w:trPr>
          <w:trHeight w:val="889"/>
        </w:trPr>
        <w:tc>
          <w:tcPr>
            <w:tcW w:w="1711" w:type="dxa"/>
            <w:tcBorders>
              <w:top w:val="single" w:sz="4" w:space="0" w:color="000000"/>
              <w:left w:val="single" w:sz="4" w:space="0" w:color="000000"/>
              <w:bottom w:val="single" w:sz="4" w:space="0" w:color="000000"/>
              <w:right w:val="single" w:sz="4" w:space="0" w:color="000000"/>
            </w:tcBorders>
          </w:tcPr>
          <w:p w14:paraId="32665A3E" w14:textId="3B625CDB" w:rsidR="00DB3BD3" w:rsidRDefault="00DB3BD3" w:rsidP="000E0D83">
            <w:proofErr w:type="spellStart"/>
            <w:r>
              <w:rPr>
                <w:sz w:val="24"/>
              </w:rPr>
              <w:t>Loan</w:t>
            </w:r>
            <w:r w:rsidR="00537999">
              <w:rPr>
                <w:sz w:val="24"/>
              </w:rPr>
              <w:t>Accoun</w:t>
            </w:r>
            <w:r>
              <w:rPr>
                <w:sz w:val="24"/>
              </w:rPr>
              <w:t>tN</w:t>
            </w:r>
            <w:r w:rsidR="00537999">
              <w:rPr>
                <w:sz w:val="24"/>
              </w:rPr>
              <w:t>o</w:t>
            </w:r>
            <w:proofErr w:type="spellEnd"/>
            <w:r>
              <w:rPr>
                <w:sz w:val="24"/>
              </w:rPr>
              <w:t xml:space="preserve"> </w:t>
            </w:r>
          </w:p>
        </w:tc>
        <w:tc>
          <w:tcPr>
            <w:tcW w:w="1664" w:type="dxa"/>
            <w:tcBorders>
              <w:top w:val="single" w:sz="4" w:space="0" w:color="000000"/>
              <w:left w:val="single" w:sz="4" w:space="0" w:color="000000"/>
              <w:bottom w:val="single" w:sz="4" w:space="0" w:color="000000"/>
              <w:right w:val="single" w:sz="4" w:space="0" w:color="000000"/>
            </w:tcBorders>
          </w:tcPr>
          <w:p w14:paraId="1BA0C1D6" w14:textId="77777777" w:rsidR="00DB3BD3" w:rsidRDefault="00DB3BD3" w:rsidP="000E0D83">
            <w:pPr>
              <w:ind w:left="1"/>
            </w:pPr>
            <w:proofErr w:type="gramStart"/>
            <w:r>
              <w:rPr>
                <w:sz w:val="24"/>
              </w:rPr>
              <w:t>VARCHAR(</w:t>
            </w:r>
            <w:proofErr w:type="gramEnd"/>
            <w:r>
              <w:rPr>
                <w:sz w:val="24"/>
              </w:rPr>
              <w:t xml:space="preserve">50) </w:t>
            </w:r>
          </w:p>
        </w:tc>
        <w:tc>
          <w:tcPr>
            <w:tcW w:w="1530" w:type="dxa"/>
            <w:tcBorders>
              <w:top w:val="single" w:sz="4" w:space="0" w:color="000000"/>
              <w:left w:val="single" w:sz="4" w:space="0" w:color="000000"/>
              <w:bottom w:val="single" w:sz="4" w:space="0" w:color="000000"/>
              <w:right w:val="single" w:sz="4" w:space="0" w:color="000000"/>
            </w:tcBorders>
          </w:tcPr>
          <w:p w14:paraId="0138E2E5" w14:textId="77777777" w:rsidR="00DB3BD3" w:rsidRDefault="00DB3BD3" w:rsidP="000E0D83">
            <w:r>
              <w:rPr>
                <w:sz w:val="24"/>
              </w:rPr>
              <w:t xml:space="preserve">Yes </w:t>
            </w:r>
          </w:p>
        </w:tc>
        <w:tc>
          <w:tcPr>
            <w:tcW w:w="5885" w:type="dxa"/>
            <w:tcBorders>
              <w:top w:val="single" w:sz="4" w:space="0" w:color="000000"/>
              <w:left w:val="single" w:sz="4" w:space="0" w:color="000000"/>
              <w:bottom w:val="single" w:sz="4" w:space="0" w:color="000000"/>
              <w:right w:val="single" w:sz="4" w:space="0" w:color="000000"/>
            </w:tcBorders>
          </w:tcPr>
          <w:p w14:paraId="7E652ED9" w14:textId="07E68CD2" w:rsidR="00DB3BD3" w:rsidRDefault="00DB3BD3" w:rsidP="000E0D83">
            <w:pPr>
              <w:ind w:left="1"/>
            </w:pPr>
            <w:r>
              <w:rPr>
                <w:sz w:val="24"/>
              </w:rPr>
              <w:t xml:space="preserve">This will be the loan account number (L4) for which the customer wants to retrieve foreclosure report. This should be available in Vantage system. </w:t>
            </w:r>
          </w:p>
        </w:tc>
      </w:tr>
      <w:tr w:rsidR="00DB3BD3" w14:paraId="12457AEB" w14:textId="77777777" w:rsidTr="000E0D83">
        <w:trPr>
          <w:trHeight w:val="610"/>
        </w:trPr>
        <w:tc>
          <w:tcPr>
            <w:tcW w:w="1711" w:type="dxa"/>
            <w:tcBorders>
              <w:top w:val="single" w:sz="4" w:space="0" w:color="000000"/>
              <w:left w:val="single" w:sz="4" w:space="0" w:color="000000"/>
              <w:bottom w:val="single" w:sz="4" w:space="0" w:color="000000"/>
              <w:right w:val="single" w:sz="4" w:space="0" w:color="000000"/>
            </w:tcBorders>
          </w:tcPr>
          <w:p w14:paraId="7EDC440E" w14:textId="77777777" w:rsidR="00DB3BD3" w:rsidRDefault="00DB3BD3" w:rsidP="000E0D83">
            <w:commentRangeStart w:id="85"/>
            <w:del w:id="86" w:author="Aman Shegokar" w:date="2025-03-28T16:29:00Z">
              <w:r w:rsidDel="00FF6104">
                <w:rPr>
                  <w:sz w:val="24"/>
                </w:rPr>
                <w:delText>UniqueRecordID</w:delText>
              </w:r>
            </w:del>
            <w:r>
              <w:rPr>
                <w:sz w:val="24"/>
              </w:rPr>
              <w:t xml:space="preserve"> </w:t>
            </w:r>
          </w:p>
        </w:tc>
        <w:tc>
          <w:tcPr>
            <w:tcW w:w="1664" w:type="dxa"/>
            <w:tcBorders>
              <w:top w:val="single" w:sz="4" w:space="0" w:color="000000"/>
              <w:left w:val="single" w:sz="4" w:space="0" w:color="000000"/>
              <w:bottom w:val="single" w:sz="4" w:space="0" w:color="000000"/>
              <w:right w:val="single" w:sz="4" w:space="0" w:color="000000"/>
            </w:tcBorders>
          </w:tcPr>
          <w:p w14:paraId="632BC4D2" w14:textId="77777777" w:rsidR="00DB3BD3" w:rsidRDefault="00DB3BD3">
            <w:pPr>
              <w:rPr>
                <w:sz w:val="24"/>
              </w:rPr>
              <w:pPrChange w:id="87" w:author="Aman Shegokar" w:date="2025-03-28T16:29:00Z">
                <w:pPr>
                  <w:ind w:left="1"/>
                </w:pPr>
              </w:pPrChange>
            </w:pPr>
            <w:del w:id="88" w:author="Aman Shegokar" w:date="2025-03-28T16:29:00Z">
              <w:r w:rsidDel="00FF6104">
                <w:rPr>
                  <w:sz w:val="24"/>
                </w:rPr>
                <w:delText xml:space="preserve">VARCHAR(25) </w:delText>
              </w:r>
            </w:del>
          </w:p>
        </w:tc>
        <w:tc>
          <w:tcPr>
            <w:tcW w:w="1530" w:type="dxa"/>
            <w:tcBorders>
              <w:top w:val="single" w:sz="4" w:space="0" w:color="000000"/>
              <w:left w:val="single" w:sz="4" w:space="0" w:color="000000"/>
              <w:bottom w:val="single" w:sz="4" w:space="0" w:color="000000"/>
              <w:right w:val="single" w:sz="4" w:space="0" w:color="000000"/>
            </w:tcBorders>
          </w:tcPr>
          <w:p w14:paraId="212A9052" w14:textId="77777777" w:rsidR="00DB3BD3" w:rsidRDefault="00DB3BD3" w:rsidP="000E0D83">
            <w:pPr>
              <w:rPr>
                <w:sz w:val="24"/>
              </w:rPr>
            </w:pPr>
            <w:del w:id="89" w:author="Aman Shegokar" w:date="2025-03-28T16:29:00Z">
              <w:r w:rsidDel="00FF6104">
                <w:rPr>
                  <w:sz w:val="24"/>
                </w:rPr>
                <w:delText xml:space="preserve">Yes </w:delText>
              </w:r>
            </w:del>
          </w:p>
        </w:tc>
        <w:tc>
          <w:tcPr>
            <w:tcW w:w="5885" w:type="dxa"/>
            <w:tcBorders>
              <w:top w:val="single" w:sz="4" w:space="0" w:color="000000"/>
              <w:left w:val="single" w:sz="4" w:space="0" w:color="000000"/>
              <w:bottom w:val="single" w:sz="4" w:space="0" w:color="000000"/>
              <w:right w:val="single" w:sz="4" w:space="0" w:color="000000"/>
            </w:tcBorders>
          </w:tcPr>
          <w:p w14:paraId="78EF6012" w14:textId="66006936" w:rsidR="00DB3BD3" w:rsidRDefault="00DB3BD3" w:rsidP="000E0D83">
            <w:pPr>
              <w:ind w:left="2"/>
              <w:rPr>
                <w:sz w:val="24"/>
              </w:rPr>
            </w:pPr>
            <w:del w:id="90" w:author="Aman Shegokar" w:date="2025-03-28T16:29:00Z">
              <w:r w:rsidDel="00FF6104">
                <w:rPr>
                  <w:sz w:val="24"/>
                </w:rPr>
                <w:delText xml:space="preserve">Unique ID generated for each record. </w:delText>
              </w:r>
            </w:del>
            <w:commentRangeEnd w:id="85"/>
            <w:r w:rsidR="00FF6104">
              <w:rPr>
                <w:rStyle w:val="CommentReference"/>
                <w:rFonts w:eastAsiaTheme="minorHAnsi"/>
                <w:lang w:eastAsia="en-US"/>
              </w:rPr>
              <w:commentReference w:id="85"/>
            </w:r>
          </w:p>
        </w:tc>
      </w:tr>
    </w:tbl>
    <w:p w14:paraId="3DE059BE" w14:textId="1B3F15C3" w:rsidR="00700455" w:rsidRDefault="00CD2FE2" w:rsidP="00700455">
      <w:pPr>
        <w:pStyle w:val="Heading2"/>
        <w:numPr>
          <w:ilvl w:val="1"/>
          <w:numId w:val="27"/>
        </w:numPr>
      </w:pPr>
      <w:bookmarkStart w:id="91" w:name="_Toc188379674"/>
      <w:r w:rsidRPr="00DF6C8E">
        <w:t>Validations</w:t>
      </w:r>
      <w:bookmarkEnd w:id="91"/>
      <w:r w:rsidRPr="00DF6C8E">
        <w:t xml:space="preserve"> </w:t>
      </w:r>
    </w:p>
    <w:p w14:paraId="5E329C73" w14:textId="77777777" w:rsidR="00700455" w:rsidRPr="00700455" w:rsidRDefault="00700455" w:rsidP="00700455"/>
    <w:p w14:paraId="15492212" w14:textId="77777777" w:rsidR="00700455" w:rsidRPr="00D46082" w:rsidRDefault="00700455" w:rsidP="00700455">
      <w:r>
        <w:t xml:space="preserve">Refer below table for the field specification </w:t>
      </w:r>
    </w:p>
    <w:p w14:paraId="130FBB6B" w14:textId="6D92014F" w:rsidR="00DB3BD3" w:rsidRDefault="00DB3BD3" w:rsidP="00DB3BD3"/>
    <w:tbl>
      <w:tblPr>
        <w:tblStyle w:val="TableGrid0"/>
        <w:tblW w:w="10784" w:type="dxa"/>
        <w:tblInd w:w="6" w:type="dxa"/>
        <w:tblCellMar>
          <w:top w:w="52" w:type="dxa"/>
          <w:left w:w="107" w:type="dxa"/>
          <w:right w:w="53" w:type="dxa"/>
        </w:tblCellMar>
        <w:tblLook w:val="04A0" w:firstRow="1" w:lastRow="0" w:firstColumn="1" w:lastColumn="0" w:noHBand="0" w:noVBand="1"/>
      </w:tblPr>
      <w:tblGrid>
        <w:gridCol w:w="697"/>
        <w:gridCol w:w="1765"/>
        <w:gridCol w:w="3785"/>
        <w:gridCol w:w="4537"/>
      </w:tblGrid>
      <w:tr w:rsidR="00DB3BD3" w14:paraId="74B55B32" w14:textId="77777777" w:rsidTr="00DB3BD3">
        <w:trPr>
          <w:trHeight w:val="307"/>
        </w:trPr>
        <w:tc>
          <w:tcPr>
            <w:tcW w:w="697" w:type="dxa"/>
            <w:tcBorders>
              <w:top w:val="single" w:sz="4" w:space="0" w:color="000000"/>
              <w:left w:val="single" w:sz="4" w:space="0" w:color="000000"/>
              <w:bottom w:val="single" w:sz="4" w:space="0" w:color="000000"/>
              <w:right w:val="single" w:sz="4" w:space="0" w:color="000000"/>
            </w:tcBorders>
            <w:shd w:val="clear" w:color="auto" w:fill="F4B084"/>
          </w:tcPr>
          <w:p w14:paraId="232D3B9E" w14:textId="77777777" w:rsidR="00DB3BD3" w:rsidRDefault="00DB3BD3" w:rsidP="000E0D83">
            <w:proofErr w:type="spellStart"/>
            <w:proofErr w:type="gramStart"/>
            <w:r>
              <w:rPr>
                <w:b/>
                <w:sz w:val="24"/>
              </w:rPr>
              <w:t>S.No</w:t>
            </w:r>
            <w:proofErr w:type="spellEnd"/>
            <w:proofErr w:type="gramEnd"/>
            <w:r>
              <w:rPr>
                <w:b/>
                <w:sz w:val="24"/>
              </w:rPr>
              <w:t xml:space="preserve"> </w:t>
            </w:r>
          </w:p>
        </w:tc>
        <w:tc>
          <w:tcPr>
            <w:tcW w:w="1765" w:type="dxa"/>
            <w:tcBorders>
              <w:top w:val="single" w:sz="4" w:space="0" w:color="000000"/>
              <w:left w:val="single" w:sz="4" w:space="0" w:color="000000"/>
              <w:bottom w:val="single" w:sz="4" w:space="0" w:color="000000"/>
              <w:right w:val="single" w:sz="4" w:space="0" w:color="000000"/>
            </w:tcBorders>
            <w:shd w:val="clear" w:color="auto" w:fill="F4B084"/>
          </w:tcPr>
          <w:p w14:paraId="1954D5DF" w14:textId="77777777" w:rsidR="00DB3BD3" w:rsidRDefault="00DB3BD3" w:rsidP="000E0D83">
            <w:pPr>
              <w:ind w:left="2"/>
              <w:jc w:val="both"/>
            </w:pPr>
            <w:proofErr w:type="spellStart"/>
            <w:r>
              <w:rPr>
                <w:b/>
                <w:sz w:val="24"/>
              </w:rPr>
              <w:t>FieldName</w:t>
            </w:r>
            <w:proofErr w:type="spellEnd"/>
            <w:r>
              <w:rPr>
                <w:b/>
                <w:sz w:val="24"/>
              </w:rPr>
              <w:t xml:space="preserve"> </w:t>
            </w:r>
          </w:p>
        </w:tc>
        <w:tc>
          <w:tcPr>
            <w:tcW w:w="3785" w:type="dxa"/>
            <w:tcBorders>
              <w:top w:val="single" w:sz="4" w:space="0" w:color="000000"/>
              <w:left w:val="single" w:sz="4" w:space="0" w:color="000000"/>
              <w:bottom w:val="single" w:sz="4" w:space="0" w:color="000000"/>
              <w:right w:val="single" w:sz="4" w:space="0" w:color="000000"/>
            </w:tcBorders>
            <w:shd w:val="clear" w:color="auto" w:fill="F4B084"/>
          </w:tcPr>
          <w:p w14:paraId="669D8BB3" w14:textId="77777777" w:rsidR="00DB3BD3" w:rsidRDefault="00DB3BD3" w:rsidP="000E0D83">
            <w:pPr>
              <w:ind w:left="2"/>
              <w:rPr>
                <w:b/>
                <w:sz w:val="24"/>
              </w:rPr>
            </w:pPr>
            <w:r>
              <w:rPr>
                <w:b/>
                <w:sz w:val="24"/>
              </w:rPr>
              <w:t>Condition</w:t>
            </w:r>
          </w:p>
        </w:tc>
        <w:tc>
          <w:tcPr>
            <w:tcW w:w="4537" w:type="dxa"/>
            <w:tcBorders>
              <w:top w:val="single" w:sz="4" w:space="0" w:color="000000"/>
              <w:left w:val="single" w:sz="4" w:space="0" w:color="000000"/>
              <w:bottom w:val="single" w:sz="4" w:space="0" w:color="000000"/>
              <w:right w:val="single" w:sz="4" w:space="0" w:color="000000"/>
            </w:tcBorders>
            <w:shd w:val="clear" w:color="auto" w:fill="F4B084"/>
          </w:tcPr>
          <w:p w14:paraId="45053B00" w14:textId="77777777" w:rsidR="00DB3BD3" w:rsidRDefault="00DB3BD3" w:rsidP="000E0D83">
            <w:pPr>
              <w:ind w:left="2"/>
            </w:pPr>
            <w:r>
              <w:rPr>
                <w:b/>
                <w:sz w:val="24"/>
              </w:rPr>
              <w:t xml:space="preserve">Validation Message  </w:t>
            </w:r>
          </w:p>
        </w:tc>
      </w:tr>
      <w:tr w:rsidR="00DB3BD3" w14:paraId="5F410A38" w14:textId="77777777" w:rsidTr="00DB3BD3">
        <w:trPr>
          <w:trHeight w:val="311"/>
        </w:trPr>
        <w:tc>
          <w:tcPr>
            <w:tcW w:w="697" w:type="dxa"/>
            <w:tcBorders>
              <w:top w:val="single" w:sz="4" w:space="0" w:color="000000"/>
              <w:left w:val="single" w:sz="4" w:space="0" w:color="000000"/>
              <w:bottom w:val="single" w:sz="4" w:space="0" w:color="000000"/>
              <w:right w:val="single" w:sz="4" w:space="0" w:color="000000"/>
            </w:tcBorders>
          </w:tcPr>
          <w:p w14:paraId="6C787217" w14:textId="77777777" w:rsidR="00DB3BD3" w:rsidRPr="00825517" w:rsidRDefault="00DB3BD3" w:rsidP="000E0D83">
            <w:pPr>
              <w:ind w:left="360" w:right="55"/>
              <w:jc w:val="right"/>
            </w:pPr>
            <w:r w:rsidRPr="00825517">
              <w:rPr>
                <w:sz w:val="24"/>
              </w:rPr>
              <w:t xml:space="preserve">1 </w:t>
            </w:r>
          </w:p>
        </w:tc>
        <w:tc>
          <w:tcPr>
            <w:tcW w:w="1765" w:type="dxa"/>
            <w:tcBorders>
              <w:top w:val="single" w:sz="4" w:space="0" w:color="000000"/>
              <w:left w:val="single" w:sz="4" w:space="0" w:color="000000"/>
              <w:bottom w:val="single" w:sz="4" w:space="0" w:color="000000"/>
              <w:right w:val="single" w:sz="4" w:space="0" w:color="000000"/>
            </w:tcBorders>
          </w:tcPr>
          <w:p w14:paraId="63BDCFF8" w14:textId="34F42A91" w:rsidR="00DB3BD3" w:rsidRDefault="00DB3BD3" w:rsidP="000E0D83">
            <w:pPr>
              <w:ind w:left="2"/>
            </w:pPr>
            <w:proofErr w:type="spellStart"/>
            <w:r>
              <w:rPr>
                <w:sz w:val="24"/>
              </w:rPr>
              <w:t>LoanAccountNO</w:t>
            </w:r>
            <w:proofErr w:type="spellEnd"/>
          </w:p>
        </w:tc>
        <w:tc>
          <w:tcPr>
            <w:tcW w:w="3785" w:type="dxa"/>
            <w:tcBorders>
              <w:top w:val="single" w:sz="4" w:space="0" w:color="000000"/>
              <w:left w:val="single" w:sz="4" w:space="0" w:color="000000"/>
              <w:bottom w:val="single" w:sz="4" w:space="0" w:color="000000"/>
              <w:right w:val="single" w:sz="4" w:space="0" w:color="000000"/>
            </w:tcBorders>
          </w:tcPr>
          <w:p w14:paraId="03E0416D" w14:textId="4C55D700" w:rsidR="00DB3BD3" w:rsidRDefault="00DB3BD3" w:rsidP="000E0D83">
            <w:pPr>
              <w:ind w:left="2"/>
              <w:rPr>
                <w:sz w:val="24"/>
              </w:rPr>
            </w:pPr>
            <w:r>
              <w:rPr>
                <w:sz w:val="24"/>
              </w:rPr>
              <w:t xml:space="preserve">If the Loan </w:t>
            </w:r>
            <w:r w:rsidR="00537999">
              <w:rPr>
                <w:sz w:val="24"/>
              </w:rPr>
              <w:t xml:space="preserve">Account </w:t>
            </w:r>
            <w:r>
              <w:rPr>
                <w:sz w:val="24"/>
              </w:rPr>
              <w:t xml:space="preserve">Number is Blank. </w:t>
            </w:r>
          </w:p>
        </w:tc>
        <w:tc>
          <w:tcPr>
            <w:tcW w:w="4537" w:type="dxa"/>
            <w:tcBorders>
              <w:top w:val="single" w:sz="4" w:space="0" w:color="000000"/>
              <w:left w:val="single" w:sz="4" w:space="0" w:color="000000"/>
              <w:bottom w:val="single" w:sz="4" w:space="0" w:color="000000"/>
              <w:right w:val="single" w:sz="4" w:space="0" w:color="000000"/>
            </w:tcBorders>
          </w:tcPr>
          <w:p w14:paraId="4D3AAE64" w14:textId="16C6C8D1" w:rsidR="00DB3BD3" w:rsidRDefault="00DB3BD3" w:rsidP="000E0D83">
            <w:pPr>
              <w:ind w:left="2"/>
            </w:pPr>
            <w:proofErr w:type="spellStart"/>
            <w:r>
              <w:rPr>
                <w:sz w:val="24"/>
              </w:rPr>
              <w:t>LoanAccountN</w:t>
            </w:r>
            <w:r w:rsidR="00537999">
              <w:rPr>
                <w:sz w:val="24"/>
              </w:rPr>
              <w:t>o</w:t>
            </w:r>
            <w:proofErr w:type="spellEnd"/>
            <w:r>
              <w:rPr>
                <w:sz w:val="24"/>
              </w:rPr>
              <w:t xml:space="preserve"> Is Required,</w:t>
            </w:r>
          </w:p>
        </w:tc>
      </w:tr>
      <w:tr w:rsidR="00537999" w14:paraId="2567FB0D" w14:textId="77777777" w:rsidTr="00DB3BD3">
        <w:trPr>
          <w:trHeight w:val="311"/>
        </w:trPr>
        <w:tc>
          <w:tcPr>
            <w:tcW w:w="697" w:type="dxa"/>
            <w:tcBorders>
              <w:top w:val="single" w:sz="4" w:space="0" w:color="000000"/>
              <w:left w:val="single" w:sz="4" w:space="0" w:color="000000"/>
              <w:bottom w:val="single" w:sz="4" w:space="0" w:color="000000"/>
              <w:right w:val="single" w:sz="4" w:space="0" w:color="000000"/>
            </w:tcBorders>
          </w:tcPr>
          <w:p w14:paraId="0AE2EFCE" w14:textId="2116DC18" w:rsidR="00537999" w:rsidRPr="00825517" w:rsidRDefault="00537999" w:rsidP="000E0D83">
            <w:pPr>
              <w:ind w:left="360" w:right="55"/>
              <w:jc w:val="right"/>
              <w:rPr>
                <w:sz w:val="24"/>
              </w:rPr>
            </w:pPr>
            <w:r>
              <w:rPr>
                <w:sz w:val="24"/>
              </w:rPr>
              <w:t>2</w:t>
            </w:r>
          </w:p>
        </w:tc>
        <w:tc>
          <w:tcPr>
            <w:tcW w:w="1765" w:type="dxa"/>
            <w:tcBorders>
              <w:top w:val="single" w:sz="4" w:space="0" w:color="000000"/>
              <w:left w:val="single" w:sz="4" w:space="0" w:color="000000"/>
              <w:bottom w:val="single" w:sz="4" w:space="0" w:color="000000"/>
              <w:right w:val="single" w:sz="4" w:space="0" w:color="000000"/>
            </w:tcBorders>
          </w:tcPr>
          <w:p w14:paraId="3F166D08" w14:textId="1EA51041" w:rsidR="00537999" w:rsidRDefault="00537999" w:rsidP="000E0D83">
            <w:pPr>
              <w:ind w:left="2"/>
              <w:rPr>
                <w:sz w:val="24"/>
              </w:rPr>
            </w:pPr>
            <w:proofErr w:type="spellStart"/>
            <w:r>
              <w:rPr>
                <w:sz w:val="24"/>
              </w:rPr>
              <w:t>LoanAccountNO</w:t>
            </w:r>
            <w:proofErr w:type="spellEnd"/>
          </w:p>
        </w:tc>
        <w:tc>
          <w:tcPr>
            <w:tcW w:w="3785" w:type="dxa"/>
            <w:tcBorders>
              <w:top w:val="single" w:sz="4" w:space="0" w:color="000000"/>
              <w:left w:val="single" w:sz="4" w:space="0" w:color="000000"/>
              <w:bottom w:val="single" w:sz="4" w:space="0" w:color="000000"/>
              <w:right w:val="single" w:sz="4" w:space="0" w:color="000000"/>
            </w:tcBorders>
          </w:tcPr>
          <w:p w14:paraId="5A61926A" w14:textId="633BFCAB" w:rsidR="00537999" w:rsidRDefault="00537999" w:rsidP="000E0D83">
            <w:pPr>
              <w:ind w:left="2"/>
              <w:rPr>
                <w:sz w:val="24"/>
              </w:rPr>
            </w:pPr>
            <w:r>
              <w:rPr>
                <w:sz w:val="24"/>
              </w:rPr>
              <w:t>If loan Account Number is closed.</w:t>
            </w:r>
          </w:p>
        </w:tc>
        <w:tc>
          <w:tcPr>
            <w:tcW w:w="4537" w:type="dxa"/>
            <w:tcBorders>
              <w:top w:val="single" w:sz="4" w:space="0" w:color="000000"/>
              <w:left w:val="single" w:sz="4" w:space="0" w:color="000000"/>
              <w:bottom w:val="single" w:sz="4" w:space="0" w:color="000000"/>
              <w:right w:val="single" w:sz="4" w:space="0" w:color="000000"/>
            </w:tcBorders>
          </w:tcPr>
          <w:p w14:paraId="6C3AC36C" w14:textId="3E2766CD" w:rsidR="00537999" w:rsidRDefault="00537999" w:rsidP="000E0D83">
            <w:pPr>
              <w:ind w:left="2"/>
              <w:rPr>
                <w:sz w:val="24"/>
              </w:rPr>
            </w:pPr>
            <w:proofErr w:type="spellStart"/>
            <w:r>
              <w:rPr>
                <w:sz w:val="24"/>
              </w:rPr>
              <w:t>LoanaccountNo</w:t>
            </w:r>
            <w:proofErr w:type="spellEnd"/>
            <w:r>
              <w:rPr>
                <w:sz w:val="24"/>
              </w:rPr>
              <w:t xml:space="preserve"> is already closed.</w:t>
            </w:r>
          </w:p>
        </w:tc>
      </w:tr>
      <w:tr w:rsidR="00537999" w14:paraId="2FA420F6" w14:textId="77777777" w:rsidTr="00DB3BD3">
        <w:trPr>
          <w:trHeight w:val="311"/>
        </w:trPr>
        <w:tc>
          <w:tcPr>
            <w:tcW w:w="697" w:type="dxa"/>
            <w:tcBorders>
              <w:top w:val="single" w:sz="4" w:space="0" w:color="000000"/>
              <w:left w:val="single" w:sz="4" w:space="0" w:color="000000"/>
              <w:bottom w:val="single" w:sz="4" w:space="0" w:color="000000"/>
              <w:right w:val="single" w:sz="4" w:space="0" w:color="000000"/>
            </w:tcBorders>
          </w:tcPr>
          <w:p w14:paraId="419523F3" w14:textId="6EB65028" w:rsidR="00537999" w:rsidRDefault="00537999" w:rsidP="00537999">
            <w:pPr>
              <w:ind w:left="360" w:right="55"/>
              <w:jc w:val="right"/>
              <w:rPr>
                <w:sz w:val="24"/>
              </w:rPr>
            </w:pPr>
            <w:r>
              <w:rPr>
                <w:sz w:val="24"/>
              </w:rPr>
              <w:t>3</w:t>
            </w:r>
          </w:p>
        </w:tc>
        <w:tc>
          <w:tcPr>
            <w:tcW w:w="1765" w:type="dxa"/>
            <w:tcBorders>
              <w:top w:val="single" w:sz="4" w:space="0" w:color="000000"/>
              <w:left w:val="single" w:sz="4" w:space="0" w:color="000000"/>
              <w:bottom w:val="single" w:sz="4" w:space="0" w:color="000000"/>
              <w:right w:val="single" w:sz="4" w:space="0" w:color="000000"/>
            </w:tcBorders>
          </w:tcPr>
          <w:p w14:paraId="1190FA4C" w14:textId="546E58F4" w:rsidR="00537999" w:rsidRDefault="00537999" w:rsidP="00537999">
            <w:pPr>
              <w:ind w:left="2"/>
              <w:rPr>
                <w:sz w:val="24"/>
              </w:rPr>
            </w:pPr>
            <w:proofErr w:type="spellStart"/>
            <w:r>
              <w:rPr>
                <w:sz w:val="24"/>
              </w:rPr>
              <w:t>LoanaccountNo</w:t>
            </w:r>
            <w:proofErr w:type="spellEnd"/>
          </w:p>
        </w:tc>
        <w:tc>
          <w:tcPr>
            <w:tcW w:w="3785" w:type="dxa"/>
            <w:tcBorders>
              <w:top w:val="single" w:sz="4" w:space="0" w:color="000000"/>
              <w:left w:val="single" w:sz="4" w:space="0" w:color="000000"/>
              <w:bottom w:val="single" w:sz="4" w:space="0" w:color="000000"/>
              <w:right w:val="single" w:sz="4" w:space="0" w:color="000000"/>
            </w:tcBorders>
          </w:tcPr>
          <w:p w14:paraId="01DEE0FF" w14:textId="28576B8C" w:rsidR="00537999" w:rsidRDefault="00537999" w:rsidP="00537999">
            <w:pPr>
              <w:ind w:left="2"/>
              <w:rPr>
                <w:sz w:val="24"/>
              </w:rPr>
            </w:pPr>
            <w:r>
              <w:t>If the loan account number is invalid.</w:t>
            </w:r>
          </w:p>
        </w:tc>
        <w:tc>
          <w:tcPr>
            <w:tcW w:w="4537" w:type="dxa"/>
            <w:tcBorders>
              <w:top w:val="single" w:sz="4" w:space="0" w:color="000000"/>
              <w:left w:val="single" w:sz="4" w:space="0" w:color="000000"/>
              <w:bottom w:val="single" w:sz="4" w:space="0" w:color="000000"/>
              <w:right w:val="single" w:sz="4" w:space="0" w:color="000000"/>
            </w:tcBorders>
          </w:tcPr>
          <w:p w14:paraId="5E6A50A1" w14:textId="3CC5AAB5" w:rsidR="00537999" w:rsidRDefault="00537999" w:rsidP="00537999">
            <w:pPr>
              <w:ind w:left="2"/>
              <w:rPr>
                <w:sz w:val="24"/>
              </w:rPr>
            </w:pPr>
            <w:proofErr w:type="spellStart"/>
            <w:r>
              <w:rPr>
                <w:sz w:val="24"/>
              </w:rPr>
              <w:t>LoanaccountNo</w:t>
            </w:r>
            <w:proofErr w:type="spellEnd"/>
            <w:r>
              <w:rPr>
                <w:sz w:val="24"/>
              </w:rPr>
              <w:t xml:space="preserve"> is not valid.</w:t>
            </w:r>
          </w:p>
        </w:tc>
      </w:tr>
      <w:tr w:rsidR="00132A78" w14:paraId="1CEE1AE0" w14:textId="77777777" w:rsidTr="00DB3BD3">
        <w:trPr>
          <w:trHeight w:val="311"/>
        </w:trPr>
        <w:tc>
          <w:tcPr>
            <w:tcW w:w="697" w:type="dxa"/>
            <w:tcBorders>
              <w:top w:val="single" w:sz="4" w:space="0" w:color="000000"/>
              <w:left w:val="single" w:sz="4" w:space="0" w:color="000000"/>
              <w:bottom w:val="single" w:sz="4" w:space="0" w:color="000000"/>
              <w:right w:val="single" w:sz="4" w:space="0" w:color="000000"/>
            </w:tcBorders>
          </w:tcPr>
          <w:p w14:paraId="33FC8D9D" w14:textId="176DE4AC" w:rsidR="00132A78" w:rsidRDefault="00132A78" w:rsidP="00132A78">
            <w:pPr>
              <w:ind w:left="360" w:right="55"/>
              <w:jc w:val="right"/>
              <w:rPr>
                <w:sz w:val="24"/>
              </w:rPr>
            </w:pPr>
            <w:r>
              <w:rPr>
                <w:sz w:val="24"/>
              </w:rPr>
              <w:t>4</w:t>
            </w:r>
          </w:p>
        </w:tc>
        <w:tc>
          <w:tcPr>
            <w:tcW w:w="1765" w:type="dxa"/>
            <w:tcBorders>
              <w:top w:val="single" w:sz="4" w:space="0" w:color="000000"/>
              <w:left w:val="single" w:sz="4" w:space="0" w:color="000000"/>
              <w:bottom w:val="single" w:sz="4" w:space="0" w:color="000000"/>
              <w:right w:val="single" w:sz="4" w:space="0" w:color="000000"/>
            </w:tcBorders>
          </w:tcPr>
          <w:p w14:paraId="7AD18172" w14:textId="7D328D91" w:rsidR="00132A78" w:rsidRDefault="00132A78" w:rsidP="00132A78">
            <w:pPr>
              <w:ind w:left="2"/>
              <w:rPr>
                <w:sz w:val="24"/>
              </w:rPr>
            </w:pPr>
            <w:proofErr w:type="spellStart"/>
            <w:r>
              <w:rPr>
                <w:sz w:val="24"/>
              </w:rPr>
              <w:t>LoanaccountNo</w:t>
            </w:r>
            <w:proofErr w:type="spellEnd"/>
          </w:p>
        </w:tc>
        <w:tc>
          <w:tcPr>
            <w:tcW w:w="3785" w:type="dxa"/>
            <w:tcBorders>
              <w:top w:val="single" w:sz="4" w:space="0" w:color="000000"/>
              <w:left w:val="single" w:sz="4" w:space="0" w:color="000000"/>
              <w:bottom w:val="single" w:sz="4" w:space="0" w:color="000000"/>
              <w:right w:val="single" w:sz="4" w:space="0" w:color="000000"/>
            </w:tcBorders>
          </w:tcPr>
          <w:p w14:paraId="525FE235" w14:textId="45D14E1E" w:rsidR="00132A78" w:rsidRDefault="00132A78" w:rsidP="00132A78">
            <w:pPr>
              <w:ind w:left="2"/>
            </w:pPr>
            <w:r>
              <w:t xml:space="preserve">If some loan </w:t>
            </w:r>
            <w:proofErr w:type="spellStart"/>
            <w:proofErr w:type="gramStart"/>
            <w:r>
              <w:t>contract’s</w:t>
            </w:r>
            <w:proofErr w:type="spellEnd"/>
            <w:proofErr w:type="gramEnd"/>
            <w:r>
              <w:t xml:space="preserve"> are active.</w:t>
            </w:r>
          </w:p>
        </w:tc>
        <w:tc>
          <w:tcPr>
            <w:tcW w:w="4537" w:type="dxa"/>
            <w:tcBorders>
              <w:top w:val="single" w:sz="4" w:space="0" w:color="000000"/>
              <w:left w:val="single" w:sz="4" w:space="0" w:color="000000"/>
              <w:bottom w:val="single" w:sz="4" w:space="0" w:color="000000"/>
              <w:right w:val="single" w:sz="4" w:space="0" w:color="000000"/>
            </w:tcBorders>
          </w:tcPr>
          <w:p w14:paraId="4375E565" w14:textId="7ECE96E3" w:rsidR="00132A78" w:rsidRDefault="00132A78" w:rsidP="00132A78">
            <w:pPr>
              <w:ind w:left="2"/>
              <w:rPr>
                <w:sz w:val="24"/>
              </w:rPr>
            </w:pPr>
            <w:proofErr w:type="spellStart"/>
            <w:r>
              <w:rPr>
                <w:sz w:val="24"/>
              </w:rPr>
              <w:t>LoanaccountNo</w:t>
            </w:r>
            <w:proofErr w:type="spellEnd"/>
            <w:r>
              <w:rPr>
                <w:sz w:val="24"/>
              </w:rPr>
              <w:t xml:space="preserve"> cannot close there are some active loan contracts.</w:t>
            </w:r>
          </w:p>
        </w:tc>
      </w:tr>
      <w:tr w:rsidR="00132A78" w14:paraId="168EAC1D" w14:textId="77777777" w:rsidTr="00DB3BD3">
        <w:trPr>
          <w:trHeight w:val="311"/>
        </w:trPr>
        <w:tc>
          <w:tcPr>
            <w:tcW w:w="697" w:type="dxa"/>
            <w:tcBorders>
              <w:top w:val="single" w:sz="4" w:space="0" w:color="000000"/>
              <w:left w:val="single" w:sz="4" w:space="0" w:color="000000"/>
              <w:bottom w:val="single" w:sz="4" w:space="0" w:color="000000"/>
              <w:right w:val="single" w:sz="4" w:space="0" w:color="000000"/>
            </w:tcBorders>
          </w:tcPr>
          <w:p w14:paraId="13353A04" w14:textId="2F097944" w:rsidR="00132A78" w:rsidRDefault="00132A78" w:rsidP="00132A78">
            <w:pPr>
              <w:ind w:left="360" w:right="55"/>
              <w:jc w:val="right"/>
              <w:rPr>
                <w:sz w:val="24"/>
              </w:rPr>
            </w:pPr>
            <w:r>
              <w:rPr>
                <w:sz w:val="24"/>
              </w:rPr>
              <w:t>5</w:t>
            </w:r>
          </w:p>
        </w:tc>
        <w:tc>
          <w:tcPr>
            <w:tcW w:w="1765" w:type="dxa"/>
            <w:tcBorders>
              <w:top w:val="single" w:sz="4" w:space="0" w:color="000000"/>
              <w:left w:val="single" w:sz="4" w:space="0" w:color="000000"/>
              <w:bottom w:val="single" w:sz="4" w:space="0" w:color="000000"/>
              <w:right w:val="single" w:sz="4" w:space="0" w:color="000000"/>
            </w:tcBorders>
          </w:tcPr>
          <w:p w14:paraId="7BFF6D03" w14:textId="57F36228" w:rsidR="00132A78" w:rsidRDefault="00132A78" w:rsidP="00132A78">
            <w:pPr>
              <w:ind w:left="2"/>
              <w:rPr>
                <w:sz w:val="24"/>
              </w:rPr>
            </w:pPr>
            <w:proofErr w:type="spellStart"/>
            <w:r>
              <w:rPr>
                <w:sz w:val="24"/>
              </w:rPr>
              <w:t>LoanaccountNo</w:t>
            </w:r>
            <w:proofErr w:type="spellEnd"/>
          </w:p>
        </w:tc>
        <w:tc>
          <w:tcPr>
            <w:tcW w:w="3785" w:type="dxa"/>
            <w:tcBorders>
              <w:top w:val="single" w:sz="4" w:space="0" w:color="000000"/>
              <w:left w:val="single" w:sz="4" w:space="0" w:color="000000"/>
              <w:bottom w:val="single" w:sz="4" w:space="0" w:color="000000"/>
              <w:right w:val="single" w:sz="4" w:space="0" w:color="000000"/>
            </w:tcBorders>
          </w:tcPr>
          <w:p w14:paraId="110609D3" w14:textId="7476F44A" w:rsidR="00132A78" w:rsidRDefault="00132A78" w:rsidP="00132A78">
            <w:pPr>
              <w:ind w:left="2"/>
            </w:pPr>
            <w:r>
              <w:t>If loan account has some holdings.</w:t>
            </w:r>
          </w:p>
        </w:tc>
        <w:tc>
          <w:tcPr>
            <w:tcW w:w="4537" w:type="dxa"/>
            <w:tcBorders>
              <w:top w:val="single" w:sz="4" w:space="0" w:color="000000"/>
              <w:left w:val="single" w:sz="4" w:space="0" w:color="000000"/>
              <w:bottom w:val="single" w:sz="4" w:space="0" w:color="000000"/>
              <w:right w:val="single" w:sz="4" w:space="0" w:color="000000"/>
            </w:tcBorders>
          </w:tcPr>
          <w:p w14:paraId="2FB38F56" w14:textId="433631F5" w:rsidR="00132A78" w:rsidRDefault="00132A78" w:rsidP="00132A78">
            <w:pPr>
              <w:ind w:left="2"/>
              <w:rPr>
                <w:sz w:val="24"/>
              </w:rPr>
            </w:pPr>
            <w:proofErr w:type="spellStart"/>
            <w:r>
              <w:rPr>
                <w:sz w:val="24"/>
              </w:rPr>
              <w:t>Exisitng</w:t>
            </w:r>
            <w:proofErr w:type="spellEnd"/>
            <w:r>
              <w:rPr>
                <w:sz w:val="24"/>
              </w:rPr>
              <w:t xml:space="preserve"> </w:t>
            </w:r>
            <w:proofErr w:type="spellStart"/>
            <w:r>
              <w:rPr>
                <w:sz w:val="24"/>
              </w:rPr>
              <w:t>LoanaccountNo</w:t>
            </w:r>
            <w:proofErr w:type="spellEnd"/>
            <w:r>
              <w:rPr>
                <w:sz w:val="24"/>
              </w:rPr>
              <w:t xml:space="preserve"> has some holding account cannot be close.</w:t>
            </w:r>
          </w:p>
        </w:tc>
      </w:tr>
      <w:tr w:rsidR="00132A78" w14:paraId="275B013F" w14:textId="77777777" w:rsidTr="00DB3BD3">
        <w:trPr>
          <w:trHeight w:val="310"/>
        </w:trPr>
        <w:tc>
          <w:tcPr>
            <w:tcW w:w="697" w:type="dxa"/>
            <w:tcBorders>
              <w:top w:val="single" w:sz="4" w:space="0" w:color="000000"/>
              <w:left w:val="single" w:sz="4" w:space="0" w:color="000000"/>
              <w:bottom w:val="single" w:sz="4" w:space="0" w:color="000000"/>
              <w:right w:val="single" w:sz="4" w:space="0" w:color="000000"/>
            </w:tcBorders>
          </w:tcPr>
          <w:p w14:paraId="5D31E2A7" w14:textId="503F2DBB" w:rsidR="00132A78" w:rsidRPr="00825517" w:rsidRDefault="00132A78" w:rsidP="00132A78">
            <w:pPr>
              <w:ind w:left="360" w:right="55"/>
              <w:jc w:val="right"/>
              <w:rPr>
                <w:sz w:val="24"/>
              </w:rPr>
            </w:pPr>
            <w:r>
              <w:rPr>
                <w:sz w:val="24"/>
              </w:rPr>
              <w:t>5</w:t>
            </w:r>
          </w:p>
        </w:tc>
        <w:tc>
          <w:tcPr>
            <w:tcW w:w="1765" w:type="dxa"/>
            <w:tcBorders>
              <w:top w:val="single" w:sz="4" w:space="0" w:color="000000"/>
              <w:left w:val="single" w:sz="4" w:space="0" w:color="000000"/>
              <w:bottom w:val="single" w:sz="4" w:space="0" w:color="000000"/>
              <w:right w:val="single" w:sz="4" w:space="0" w:color="000000"/>
            </w:tcBorders>
          </w:tcPr>
          <w:p w14:paraId="5DD1187A" w14:textId="77777777" w:rsidR="00132A78" w:rsidRDefault="00132A78" w:rsidP="00132A78">
            <w:pPr>
              <w:ind w:left="2"/>
              <w:rPr>
                <w:sz w:val="24"/>
              </w:rPr>
            </w:pPr>
            <w:proofErr w:type="spellStart"/>
            <w:r>
              <w:rPr>
                <w:sz w:val="24"/>
              </w:rPr>
              <w:t>UniqueRecordID</w:t>
            </w:r>
            <w:proofErr w:type="spellEnd"/>
            <w:r>
              <w:rPr>
                <w:sz w:val="24"/>
              </w:rPr>
              <w:t xml:space="preserve"> </w:t>
            </w:r>
          </w:p>
        </w:tc>
        <w:tc>
          <w:tcPr>
            <w:tcW w:w="3785" w:type="dxa"/>
            <w:tcBorders>
              <w:top w:val="single" w:sz="4" w:space="0" w:color="000000"/>
              <w:left w:val="single" w:sz="4" w:space="0" w:color="000000"/>
              <w:bottom w:val="single" w:sz="4" w:space="0" w:color="000000"/>
              <w:right w:val="single" w:sz="4" w:space="0" w:color="000000"/>
            </w:tcBorders>
          </w:tcPr>
          <w:p w14:paraId="39A4EB2B" w14:textId="77777777" w:rsidR="00132A78" w:rsidRDefault="00132A78" w:rsidP="00132A78">
            <w:pPr>
              <w:ind w:left="2"/>
              <w:rPr>
                <w:sz w:val="24"/>
              </w:rPr>
            </w:pPr>
            <w:r>
              <w:rPr>
                <w:sz w:val="24"/>
              </w:rPr>
              <w:t>If the unique record ID is Blank.</w:t>
            </w:r>
          </w:p>
        </w:tc>
        <w:tc>
          <w:tcPr>
            <w:tcW w:w="4537" w:type="dxa"/>
            <w:tcBorders>
              <w:top w:val="single" w:sz="4" w:space="0" w:color="000000"/>
              <w:left w:val="single" w:sz="4" w:space="0" w:color="000000"/>
              <w:bottom w:val="single" w:sz="4" w:space="0" w:color="000000"/>
              <w:right w:val="single" w:sz="4" w:space="0" w:color="000000"/>
            </w:tcBorders>
          </w:tcPr>
          <w:p w14:paraId="06DEAB37" w14:textId="77777777" w:rsidR="00132A78" w:rsidRDefault="00132A78" w:rsidP="00132A78">
            <w:pPr>
              <w:ind w:left="2"/>
            </w:pPr>
            <w:proofErr w:type="spellStart"/>
            <w:r>
              <w:rPr>
                <w:sz w:val="24"/>
              </w:rPr>
              <w:t>UniqueRecordID</w:t>
            </w:r>
            <w:proofErr w:type="spellEnd"/>
            <w:r>
              <w:rPr>
                <w:sz w:val="24"/>
              </w:rPr>
              <w:t xml:space="preserve"> Is Required </w:t>
            </w:r>
          </w:p>
        </w:tc>
      </w:tr>
      <w:tr w:rsidR="00132A78" w14:paraId="282F0F51" w14:textId="77777777" w:rsidTr="00DB3BD3">
        <w:trPr>
          <w:trHeight w:val="310"/>
        </w:trPr>
        <w:tc>
          <w:tcPr>
            <w:tcW w:w="697" w:type="dxa"/>
            <w:tcBorders>
              <w:top w:val="single" w:sz="4" w:space="0" w:color="000000"/>
              <w:left w:val="single" w:sz="4" w:space="0" w:color="000000"/>
              <w:bottom w:val="single" w:sz="4" w:space="0" w:color="000000"/>
              <w:right w:val="single" w:sz="4" w:space="0" w:color="000000"/>
            </w:tcBorders>
          </w:tcPr>
          <w:p w14:paraId="694BA46D" w14:textId="4152E83A" w:rsidR="00132A78" w:rsidRPr="00825517" w:rsidRDefault="00132A78">
            <w:pPr>
              <w:ind w:left="360" w:right="55"/>
              <w:jc w:val="center"/>
              <w:rPr>
                <w:sz w:val="24"/>
              </w:rPr>
              <w:pPrChange w:id="92" w:author="Aman Shegokar" w:date="2025-02-06T18:23:00Z">
                <w:pPr>
                  <w:ind w:left="360" w:right="55"/>
                  <w:jc w:val="right"/>
                </w:pPr>
              </w:pPrChange>
            </w:pPr>
            <w:commentRangeStart w:id="93"/>
            <w:del w:id="94" w:author="Aman Shegokar" w:date="2025-02-06T18:23:00Z">
              <w:r w:rsidDel="00A31550">
                <w:rPr>
                  <w:sz w:val="24"/>
                </w:rPr>
                <w:delText>6</w:delText>
              </w:r>
            </w:del>
          </w:p>
        </w:tc>
        <w:tc>
          <w:tcPr>
            <w:tcW w:w="1765" w:type="dxa"/>
            <w:tcBorders>
              <w:top w:val="single" w:sz="4" w:space="0" w:color="000000"/>
              <w:left w:val="single" w:sz="4" w:space="0" w:color="000000"/>
              <w:bottom w:val="single" w:sz="4" w:space="0" w:color="000000"/>
              <w:right w:val="single" w:sz="4" w:space="0" w:color="000000"/>
            </w:tcBorders>
          </w:tcPr>
          <w:p w14:paraId="15EFE1EF" w14:textId="77777777" w:rsidR="00132A78" w:rsidRDefault="00132A78">
            <w:pPr>
              <w:rPr>
                <w:sz w:val="24"/>
              </w:rPr>
              <w:pPrChange w:id="95" w:author="Aman Shegokar" w:date="2025-02-06T18:23:00Z">
                <w:pPr>
                  <w:ind w:left="2"/>
                </w:pPr>
              </w:pPrChange>
            </w:pPr>
            <w:del w:id="96" w:author="Aman Shegokar" w:date="2025-02-06T18:23:00Z">
              <w:r w:rsidDel="00A31550">
                <w:rPr>
                  <w:sz w:val="24"/>
                </w:rPr>
                <w:delText>UniqueRecordID</w:delText>
              </w:r>
            </w:del>
            <w:r>
              <w:rPr>
                <w:sz w:val="24"/>
              </w:rPr>
              <w:t xml:space="preserve"> </w:t>
            </w:r>
          </w:p>
        </w:tc>
        <w:tc>
          <w:tcPr>
            <w:tcW w:w="3785" w:type="dxa"/>
            <w:tcBorders>
              <w:top w:val="single" w:sz="4" w:space="0" w:color="000000"/>
              <w:left w:val="single" w:sz="4" w:space="0" w:color="000000"/>
              <w:bottom w:val="single" w:sz="4" w:space="0" w:color="000000"/>
              <w:right w:val="single" w:sz="4" w:space="0" w:color="000000"/>
            </w:tcBorders>
          </w:tcPr>
          <w:p w14:paraId="2EBB5CBA" w14:textId="77777777" w:rsidR="00132A78" w:rsidRDefault="00132A78">
            <w:pPr>
              <w:rPr>
                <w:sz w:val="24"/>
              </w:rPr>
              <w:pPrChange w:id="97" w:author="Aman Shegokar" w:date="2025-02-06T18:23:00Z">
                <w:pPr>
                  <w:ind w:left="2"/>
                </w:pPr>
              </w:pPrChange>
            </w:pPr>
            <w:del w:id="98" w:author="Aman Shegokar" w:date="2025-02-06T18:23:00Z">
              <w:r w:rsidDel="00A31550">
                <w:rPr>
                  <w:sz w:val="24"/>
                </w:rPr>
                <w:delText>If the unique record ID is already exist.</w:delText>
              </w:r>
            </w:del>
          </w:p>
        </w:tc>
        <w:tc>
          <w:tcPr>
            <w:tcW w:w="4537" w:type="dxa"/>
            <w:tcBorders>
              <w:top w:val="single" w:sz="4" w:space="0" w:color="000000"/>
              <w:left w:val="single" w:sz="4" w:space="0" w:color="000000"/>
              <w:bottom w:val="single" w:sz="4" w:space="0" w:color="000000"/>
              <w:right w:val="single" w:sz="4" w:space="0" w:color="000000"/>
            </w:tcBorders>
          </w:tcPr>
          <w:p w14:paraId="64E1094F" w14:textId="77777777" w:rsidR="00132A78" w:rsidRDefault="00132A78">
            <w:pPr>
              <w:rPr>
                <w:sz w:val="24"/>
              </w:rPr>
              <w:pPrChange w:id="99" w:author="Aman Shegokar" w:date="2025-02-06T18:23:00Z">
                <w:pPr>
                  <w:ind w:left="2"/>
                </w:pPr>
              </w:pPrChange>
            </w:pPr>
            <w:del w:id="100" w:author="Aman Shegokar" w:date="2025-02-06T18:23:00Z">
              <w:r w:rsidDel="00A31550">
                <w:rPr>
                  <w:sz w:val="24"/>
                </w:rPr>
                <w:delText>Unique Record Id should be unique.</w:delText>
              </w:r>
            </w:del>
          </w:p>
        </w:tc>
      </w:tr>
      <w:tr w:rsidR="00132A78" w14:paraId="07E7988E" w14:textId="77777777" w:rsidTr="00DB3BD3">
        <w:trPr>
          <w:trHeight w:val="310"/>
        </w:trPr>
        <w:tc>
          <w:tcPr>
            <w:tcW w:w="697" w:type="dxa"/>
            <w:tcBorders>
              <w:top w:val="single" w:sz="4" w:space="0" w:color="000000"/>
              <w:left w:val="single" w:sz="4" w:space="0" w:color="000000"/>
              <w:bottom w:val="single" w:sz="4" w:space="0" w:color="000000"/>
              <w:right w:val="single" w:sz="4" w:space="0" w:color="000000"/>
            </w:tcBorders>
          </w:tcPr>
          <w:p w14:paraId="2C7D57DB" w14:textId="38BFEA45" w:rsidR="00132A78" w:rsidRPr="00825517" w:rsidRDefault="00132A78">
            <w:pPr>
              <w:ind w:left="360" w:right="55"/>
              <w:jc w:val="center"/>
              <w:rPr>
                <w:sz w:val="24"/>
              </w:rPr>
              <w:pPrChange w:id="101" w:author="Aman Shegokar" w:date="2025-02-06T18:23:00Z">
                <w:pPr>
                  <w:ind w:left="360" w:right="55"/>
                  <w:jc w:val="right"/>
                </w:pPr>
              </w:pPrChange>
            </w:pPr>
            <w:commentRangeStart w:id="102"/>
            <w:del w:id="103" w:author="Aman Shegokar" w:date="2025-02-06T18:23:00Z">
              <w:r w:rsidDel="00A31550">
                <w:rPr>
                  <w:sz w:val="24"/>
                </w:rPr>
                <w:delText>7</w:delText>
              </w:r>
            </w:del>
          </w:p>
        </w:tc>
        <w:tc>
          <w:tcPr>
            <w:tcW w:w="1765" w:type="dxa"/>
            <w:tcBorders>
              <w:top w:val="single" w:sz="4" w:space="0" w:color="000000"/>
              <w:left w:val="single" w:sz="4" w:space="0" w:color="000000"/>
              <w:bottom w:val="single" w:sz="4" w:space="0" w:color="000000"/>
              <w:right w:val="single" w:sz="4" w:space="0" w:color="000000"/>
            </w:tcBorders>
          </w:tcPr>
          <w:p w14:paraId="5FA04546" w14:textId="74ADBA9C" w:rsidR="00132A78" w:rsidRDefault="00132A78" w:rsidP="00132A78">
            <w:pPr>
              <w:rPr>
                <w:sz w:val="24"/>
              </w:rPr>
            </w:pPr>
            <w:del w:id="104" w:author="Aman Shegokar" w:date="2025-02-06T18:23:00Z">
              <w:r w:rsidDel="00A31550">
                <w:rPr>
                  <w:sz w:val="24"/>
                </w:rPr>
                <w:delText>UniqueRecordID</w:delText>
              </w:r>
            </w:del>
            <w:r>
              <w:rPr>
                <w:sz w:val="24"/>
              </w:rPr>
              <w:t xml:space="preserve"> </w:t>
            </w:r>
          </w:p>
        </w:tc>
        <w:tc>
          <w:tcPr>
            <w:tcW w:w="3785" w:type="dxa"/>
            <w:tcBorders>
              <w:top w:val="single" w:sz="4" w:space="0" w:color="000000"/>
              <w:left w:val="single" w:sz="4" w:space="0" w:color="000000"/>
              <w:bottom w:val="single" w:sz="4" w:space="0" w:color="000000"/>
              <w:right w:val="single" w:sz="4" w:space="0" w:color="000000"/>
            </w:tcBorders>
          </w:tcPr>
          <w:p w14:paraId="228E6AAB" w14:textId="77777777" w:rsidR="00132A78" w:rsidRDefault="00132A78">
            <w:pPr>
              <w:pPrChange w:id="105" w:author="Aman Shegokar" w:date="2025-02-06T18:23:00Z">
                <w:pPr>
                  <w:ind w:left="2"/>
                </w:pPr>
              </w:pPrChange>
            </w:pPr>
            <w:del w:id="106" w:author="Aman Shegokar" w:date="2025-02-06T18:23:00Z">
              <w:r w:rsidDel="00A31550">
                <w:delText>If Unique record ID is already used</w:delText>
              </w:r>
            </w:del>
          </w:p>
        </w:tc>
        <w:tc>
          <w:tcPr>
            <w:tcW w:w="4537" w:type="dxa"/>
            <w:tcBorders>
              <w:top w:val="single" w:sz="4" w:space="0" w:color="000000"/>
              <w:left w:val="single" w:sz="4" w:space="0" w:color="000000"/>
              <w:bottom w:val="single" w:sz="4" w:space="0" w:color="000000"/>
              <w:right w:val="single" w:sz="4" w:space="0" w:color="000000"/>
            </w:tcBorders>
          </w:tcPr>
          <w:p w14:paraId="4C9EEC99" w14:textId="77777777" w:rsidR="00132A78" w:rsidRDefault="00132A78" w:rsidP="00132A78">
            <w:del w:id="107" w:author="Aman Shegokar" w:date="2025-02-06T18:23:00Z">
              <w:r w:rsidDel="00A31550">
                <w:rPr>
                  <w:sz w:val="24"/>
                </w:rPr>
                <w:delText xml:space="preserve"> UniqueRecordID already exist.</w:delText>
              </w:r>
            </w:del>
            <w:commentRangeEnd w:id="102"/>
            <w:r w:rsidR="00FF6104">
              <w:rPr>
                <w:rStyle w:val="CommentReference"/>
                <w:rFonts w:eastAsiaTheme="minorHAnsi"/>
                <w:lang w:eastAsia="en-US"/>
              </w:rPr>
              <w:commentReference w:id="102"/>
            </w:r>
          </w:p>
        </w:tc>
      </w:tr>
    </w:tbl>
    <w:commentRangeEnd w:id="93"/>
    <w:p w14:paraId="56CB0DEC" w14:textId="77777777" w:rsidR="00CD2FE2" w:rsidRDefault="00A31550" w:rsidP="0027508D">
      <w:r>
        <w:rPr>
          <w:rStyle w:val="CommentReference"/>
        </w:rPr>
        <w:commentReference w:id="93"/>
      </w:r>
    </w:p>
    <w:p w14:paraId="46E206C1" w14:textId="77777777" w:rsidR="00CD2FE2" w:rsidRDefault="00CD2FE2" w:rsidP="0027508D"/>
    <w:p w14:paraId="40738853" w14:textId="11274F4F" w:rsidR="00435B88" w:rsidRDefault="00C63D11" w:rsidP="00435B88">
      <w:pPr>
        <w:pStyle w:val="Heading2"/>
        <w:numPr>
          <w:ilvl w:val="1"/>
          <w:numId w:val="27"/>
        </w:numPr>
      </w:pPr>
      <w:bookmarkStart w:id="108" w:name="_Toc188379675"/>
      <w:r w:rsidRPr="00DF6C8E">
        <w:t>Sample JSON R</w:t>
      </w:r>
      <w:r w:rsidR="00700455">
        <w:t>esponse</w:t>
      </w:r>
      <w:r w:rsidRPr="00DF6C8E">
        <w:t xml:space="preserve"> Specification details</w:t>
      </w:r>
      <w:bookmarkEnd w:id="108"/>
      <w:r w:rsidRPr="00DF6C8E">
        <w:t xml:space="preserve"> </w:t>
      </w:r>
    </w:p>
    <w:p w14:paraId="2C1A523B" w14:textId="08D174AF" w:rsidR="00132A78" w:rsidRDefault="00132A78" w:rsidP="00132A78"/>
    <w:p w14:paraId="6676097B" w14:textId="59569E75" w:rsidR="00132A78" w:rsidRDefault="00132A78" w:rsidP="00132A78"/>
    <w:p w14:paraId="6B09C21F" w14:textId="7069145F" w:rsidR="00132A78" w:rsidRDefault="00132A78" w:rsidP="00132A78"/>
    <w:p w14:paraId="0A3F7D1F" w14:textId="40AFC46F" w:rsidR="00132A78" w:rsidRDefault="00132A78" w:rsidP="00132A78"/>
    <w:p w14:paraId="320FBCAD" w14:textId="77777777" w:rsidR="00132A78" w:rsidRPr="00132A78" w:rsidRDefault="00132A78" w:rsidP="00132A78"/>
    <w:p w14:paraId="0FD27D66" w14:textId="25EEBDAB" w:rsidR="00700455" w:rsidRPr="00700455" w:rsidRDefault="00700455" w:rsidP="00700455">
      <w:pPr>
        <w:pStyle w:val="ListParagraph"/>
        <w:spacing w:after="166" w:line="250" w:lineRule="auto"/>
        <w:ind w:left="380" w:right="4"/>
      </w:pPr>
      <w:r>
        <w:lastRenderedPageBreak/>
        <w:t>Refer below the JSON response</w:t>
      </w:r>
    </w:p>
    <w:p w14:paraId="29EE66EE" w14:textId="77777777" w:rsidR="00C63D11" w:rsidRDefault="00C63D11" w:rsidP="0027508D"/>
    <w:tbl>
      <w:tblPr>
        <w:tblStyle w:val="TableGrid"/>
        <w:tblpPr w:leftFromText="180" w:rightFromText="180" w:vertAnchor="text" w:horzAnchor="margin" w:tblpY="-42"/>
        <w:tblW w:w="0" w:type="auto"/>
        <w:tblLook w:val="04A0" w:firstRow="1" w:lastRow="0" w:firstColumn="1" w:lastColumn="0" w:noHBand="0" w:noVBand="1"/>
      </w:tblPr>
      <w:tblGrid>
        <w:gridCol w:w="10790"/>
      </w:tblGrid>
      <w:tr w:rsidR="002F0097" w14:paraId="181D66E5" w14:textId="77777777" w:rsidTr="002F0097">
        <w:trPr>
          <w:trHeight w:val="2117"/>
        </w:trPr>
        <w:tc>
          <w:tcPr>
            <w:tcW w:w="10790" w:type="dxa"/>
          </w:tcPr>
          <w:p w14:paraId="2D079755" w14:textId="77777777" w:rsidR="00DB3BD3" w:rsidRDefault="00DB3BD3" w:rsidP="00DB3BD3">
            <w:r>
              <w:t>{</w:t>
            </w:r>
          </w:p>
          <w:p w14:paraId="174572EB" w14:textId="2BA61931" w:rsidR="00DB3BD3" w:rsidRDefault="00DB3BD3" w:rsidP="00DB3BD3">
            <w:r>
              <w:t xml:space="preserve">  "</w:t>
            </w:r>
            <w:proofErr w:type="spellStart"/>
            <w:r>
              <w:t>Close</w:t>
            </w:r>
            <w:r w:rsidR="00AC00E1">
              <w:t>Account</w:t>
            </w:r>
            <w:r>
              <w:t>Data</w:t>
            </w:r>
            <w:proofErr w:type="spellEnd"/>
            <w:r>
              <w:t>": [</w:t>
            </w:r>
          </w:p>
          <w:p w14:paraId="5E566F72" w14:textId="77777777" w:rsidR="00DB3BD3" w:rsidRDefault="00DB3BD3" w:rsidP="00DB3BD3">
            <w:r>
              <w:t xml:space="preserve">    {</w:t>
            </w:r>
          </w:p>
          <w:p w14:paraId="34FE4C98" w14:textId="77777777" w:rsidR="00DB3BD3" w:rsidRDefault="00DB3BD3" w:rsidP="00DB3BD3">
            <w:commentRangeStart w:id="109"/>
            <w:r>
              <w:t xml:space="preserve">   </w:t>
            </w:r>
            <w:del w:id="110" w:author="Aman Shegokar" w:date="2025-03-28T16:29:00Z">
              <w:r w:rsidDel="00FF6104">
                <w:delText xml:space="preserve">   "UniqueRecordID": "10068",</w:delText>
              </w:r>
            </w:del>
            <w:commentRangeEnd w:id="109"/>
            <w:r w:rsidR="00FF6104">
              <w:rPr>
                <w:rStyle w:val="CommentReference"/>
              </w:rPr>
              <w:commentReference w:id="109"/>
            </w:r>
          </w:p>
          <w:p w14:paraId="1ACD3771" w14:textId="07BA2C60" w:rsidR="00DB3BD3" w:rsidRDefault="00DB3BD3" w:rsidP="00DB3BD3">
            <w:r>
              <w:t xml:space="preserve">      "</w:t>
            </w:r>
            <w:proofErr w:type="spellStart"/>
            <w:r>
              <w:t>Loan</w:t>
            </w:r>
            <w:r w:rsidR="00CF05F5">
              <w:t>Account</w:t>
            </w:r>
            <w:r>
              <w:t>No</w:t>
            </w:r>
            <w:proofErr w:type="spellEnd"/>
            <w:r>
              <w:t>": "</w:t>
            </w:r>
            <w:r w:rsidR="00132A78">
              <w:t>17345324983",</w:t>
            </w:r>
          </w:p>
          <w:p w14:paraId="4DD4A3D2" w14:textId="77777777" w:rsidR="00DB3BD3" w:rsidRDefault="00DB3BD3" w:rsidP="00DB3BD3">
            <w:r>
              <w:t xml:space="preserve">      "</w:t>
            </w:r>
            <w:proofErr w:type="spellStart"/>
            <w:r>
              <w:t>RecordStatusCode</w:t>
            </w:r>
            <w:proofErr w:type="spellEnd"/>
            <w:r>
              <w:t>": "0",</w:t>
            </w:r>
          </w:p>
          <w:p w14:paraId="719D8AD9" w14:textId="77777777" w:rsidR="00DB3BD3" w:rsidRDefault="00DB3BD3" w:rsidP="00DB3BD3">
            <w:r>
              <w:t xml:space="preserve">      "</w:t>
            </w:r>
            <w:proofErr w:type="spellStart"/>
            <w:r>
              <w:t>RespRemarks</w:t>
            </w:r>
            <w:proofErr w:type="spellEnd"/>
            <w:r>
              <w:t>": "Success"</w:t>
            </w:r>
          </w:p>
          <w:p w14:paraId="43E4A5B0" w14:textId="77777777" w:rsidR="00DB3BD3" w:rsidRDefault="00DB3BD3" w:rsidP="00DB3BD3">
            <w:r>
              <w:t xml:space="preserve">    }</w:t>
            </w:r>
          </w:p>
          <w:p w14:paraId="35B51858" w14:textId="77777777" w:rsidR="00DB3BD3" w:rsidRDefault="00DB3BD3" w:rsidP="00DB3BD3">
            <w:r>
              <w:t xml:space="preserve">  ],</w:t>
            </w:r>
          </w:p>
          <w:p w14:paraId="7F73C5C7" w14:textId="77777777" w:rsidR="00DB3BD3" w:rsidRDefault="00DB3BD3" w:rsidP="00DB3BD3">
            <w:r>
              <w:t xml:space="preserve">  "status": {</w:t>
            </w:r>
          </w:p>
          <w:p w14:paraId="17774D05" w14:textId="77777777" w:rsidR="00DB3BD3" w:rsidRDefault="00DB3BD3" w:rsidP="00DB3BD3">
            <w:r>
              <w:t xml:space="preserve">    "Status": "Success",</w:t>
            </w:r>
          </w:p>
          <w:p w14:paraId="56D277AE" w14:textId="77777777" w:rsidR="00DB3BD3" w:rsidRDefault="00DB3BD3" w:rsidP="00DB3BD3">
            <w:r>
              <w:t xml:space="preserve">    "Code": "01",</w:t>
            </w:r>
          </w:p>
          <w:p w14:paraId="63463742" w14:textId="77777777" w:rsidR="00DB3BD3" w:rsidRDefault="00DB3BD3" w:rsidP="00DB3BD3">
            <w:r>
              <w:t xml:space="preserve">    "Remarks": ""</w:t>
            </w:r>
          </w:p>
          <w:p w14:paraId="17C2D225" w14:textId="77777777" w:rsidR="00DB3BD3" w:rsidRDefault="00DB3BD3" w:rsidP="00DB3BD3">
            <w:r>
              <w:t xml:space="preserve">  }</w:t>
            </w:r>
          </w:p>
          <w:p w14:paraId="30B7D970" w14:textId="28048FE3" w:rsidR="002F0097" w:rsidRDefault="00DB3BD3" w:rsidP="00DB3BD3">
            <w:r>
              <w:t>}</w:t>
            </w:r>
          </w:p>
        </w:tc>
      </w:tr>
    </w:tbl>
    <w:p w14:paraId="35BF212B" w14:textId="3B20E10F" w:rsidR="00CF05F5" w:rsidRDefault="00CF05F5" w:rsidP="00CF05F5">
      <w:pPr>
        <w:pStyle w:val="Heading2"/>
      </w:pPr>
      <w:bookmarkStart w:id="111" w:name="_Toc188379676"/>
      <w:r>
        <w:t>8</w:t>
      </w:r>
      <w:r w:rsidRPr="00DF6C8E">
        <w:t>.</w:t>
      </w:r>
      <w:r>
        <w:t>5</w:t>
      </w:r>
      <w:r w:rsidRPr="00984EDC">
        <w:t xml:space="preserve"> </w:t>
      </w:r>
      <w:r>
        <w:t>Sample JSON Response Specification</w:t>
      </w:r>
      <w:bookmarkEnd w:id="111"/>
    </w:p>
    <w:p w14:paraId="7766DC6E" w14:textId="77777777" w:rsidR="00435B88" w:rsidRPr="00435B88" w:rsidRDefault="00435B88" w:rsidP="00435B88"/>
    <w:p w14:paraId="02421CAF" w14:textId="39E902E5" w:rsidR="00435B88" w:rsidRPr="00435B88" w:rsidRDefault="00435B88" w:rsidP="00435B88">
      <w:r>
        <w:t>Refer below table for the field specification</w:t>
      </w:r>
    </w:p>
    <w:tbl>
      <w:tblPr>
        <w:tblStyle w:val="TableGrid0"/>
        <w:tblW w:w="10392" w:type="dxa"/>
        <w:tblInd w:w="1" w:type="dxa"/>
        <w:tblCellMar>
          <w:top w:w="52" w:type="dxa"/>
          <w:left w:w="107" w:type="dxa"/>
          <w:right w:w="66" w:type="dxa"/>
        </w:tblCellMar>
        <w:tblLook w:val="04A0" w:firstRow="1" w:lastRow="0" w:firstColumn="1" w:lastColumn="0" w:noHBand="0" w:noVBand="1"/>
      </w:tblPr>
      <w:tblGrid>
        <w:gridCol w:w="2030"/>
        <w:gridCol w:w="1570"/>
        <w:gridCol w:w="1530"/>
        <w:gridCol w:w="5262"/>
      </w:tblGrid>
      <w:tr w:rsidR="00CF05F5" w14:paraId="5A85FD39" w14:textId="77777777" w:rsidTr="000E0D83">
        <w:trPr>
          <w:trHeight w:val="624"/>
        </w:trPr>
        <w:tc>
          <w:tcPr>
            <w:tcW w:w="2030" w:type="dxa"/>
            <w:tcBorders>
              <w:top w:val="single" w:sz="4" w:space="0" w:color="000000"/>
              <w:left w:val="single" w:sz="4" w:space="0" w:color="000000"/>
              <w:bottom w:val="single" w:sz="4" w:space="0" w:color="000000"/>
              <w:right w:val="single" w:sz="4" w:space="0" w:color="000000"/>
            </w:tcBorders>
            <w:shd w:val="clear" w:color="auto" w:fill="F4B084"/>
          </w:tcPr>
          <w:p w14:paraId="0068494A" w14:textId="77777777" w:rsidR="00CF05F5" w:rsidRDefault="00CF05F5" w:rsidP="000E0D83">
            <w:proofErr w:type="spellStart"/>
            <w:r>
              <w:rPr>
                <w:b/>
                <w:sz w:val="24"/>
              </w:rPr>
              <w:t>FieldName</w:t>
            </w:r>
            <w:proofErr w:type="spellEnd"/>
            <w:r>
              <w:rPr>
                <w:b/>
                <w:sz w:val="24"/>
              </w:rPr>
              <w:t xml:space="preserve"> </w:t>
            </w:r>
          </w:p>
        </w:tc>
        <w:tc>
          <w:tcPr>
            <w:tcW w:w="1570" w:type="dxa"/>
            <w:tcBorders>
              <w:top w:val="single" w:sz="4" w:space="0" w:color="000000"/>
              <w:left w:val="single" w:sz="4" w:space="0" w:color="000000"/>
              <w:bottom w:val="single" w:sz="4" w:space="0" w:color="000000"/>
              <w:right w:val="single" w:sz="4" w:space="0" w:color="000000"/>
            </w:tcBorders>
            <w:shd w:val="clear" w:color="auto" w:fill="F4B084"/>
          </w:tcPr>
          <w:p w14:paraId="3BD0471E" w14:textId="77777777" w:rsidR="00CF05F5" w:rsidRDefault="00CF05F5" w:rsidP="000E0D83">
            <w:pPr>
              <w:spacing w:after="43"/>
              <w:ind w:left="1"/>
            </w:pPr>
            <w:proofErr w:type="gramStart"/>
            <w:r>
              <w:rPr>
                <w:b/>
                <w:sz w:val="24"/>
              </w:rPr>
              <w:t>Datatype(</w:t>
            </w:r>
            <w:proofErr w:type="gramEnd"/>
            <w:r>
              <w:rPr>
                <w:b/>
                <w:sz w:val="24"/>
              </w:rPr>
              <w:t>Len</w:t>
            </w:r>
          </w:p>
          <w:p w14:paraId="40451C52" w14:textId="77777777" w:rsidR="00CF05F5" w:rsidRDefault="00CF05F5" w:rsidP="000E0D83">
            <w:pPr>
              <w:ind w:left="1"/>
            </w:pPr>
            <w:r>
              <w:rPr>
                <w:b/>
                <w:sz w:val="24"/>
              </w:rPr>
              <w:t xml:space="preserve">)  </w:t>
            </w:r>
          </w:p>
        </w:tc>
        <w:tc>
          <w:tcPr>
            <w:tcW w:w="1530" w:type="dxa"/>
            <w:tcBorders>
              <w:top w:val="single" w:sz="4" w:space="0" w:color="000000"/>
              <w:left w:val="single" w:sz="4" w:space="0" w:color="000000"/>
              <w:bottom w:val="single" w:sz="4" w:space="0" w:color="000000"/>
              <w:right w:val="single" w:sz="4" w:space="0" w:color="000000"/>
            </w:tcBorders>
            <w:shd w:val="clear" w:color="auto" w:fill="F4B084"/>
          </w:tcPr>
          <w:p w14:paraId="365C5686" w14:textId="77777777" w:rsidR="00CF05F5" w:rsidRDefault="00CF05F5" w:rsidP="000E0D83">
            <w:pPr>
              <w:ind w:left="1"/>
            </w:pPr>
            <w:r>
              <w:rPr>
                <w:b/>
                <w:sz w:val="24"/>
              </w:rPr>
              <w:t xml:space="preserve">Mandatory  </w:t>
            </w:r>
          </w:p>
        </w:tc>
        <w:tc>
          <w:tcPr>
            <w:tcW w:w="5262" w:type="dxa"/>
            <w:tcBorders>
              <w:top w:val="single" w:sz="4" w:space="0" w:color="000000"/>
              <w:left w:val="single" w:sz="4" w:space="0" w:color="000000"/>
              <w:bottom w:val="single" w:sz="4" w:space="0" w:color="000000"/>
              <w:right w:val="single" w:sz="4" w:space="0" w:color="000000"/>
            </w:tcBorders>
            <w:shd w:val="clear" w:color="auto" w:fill="F4B084"/>
          </w:tcPr>
          <w:p w14:paraId="0F701944" w14:textId="77777777" w:rsidR="00CF05F5" w:rsidRDefault="00CF05F5" w:rsidP="000E0D83">
            <w:r>
              <w:rPr>
                <w:b/>
                <w:sz w:val="24"/>
              </w:rPr>
              <w:t xml:space="preserve">Description </w:t>
            </w:r>
          </w:p>
        </w:tc>
      </w:tr>
      <w:tr w:rsidR="00CF05F5" w14:paraId="5F37898A" w14:textId="77777777" w:rsidTr="000E0D83">
        <w:trPr>
          <w:trHeight w:val="889"/>
        </w:trPr>
        <w:tc>
          <w:tcPr>
            <w:tcW w:w="2030" w:type="dxa"/>
            <w:tcBorders>
              <w:top w:val="single" w:sz="4" w:space="0" w:color="000000"/>
              <w:left w:val="single" w:sz="4" w:space="0" w:color="000000"/>
              <w:bottom w:val="single" w:sz="4" w:space="0" w:color="000000"/>
              <w:right w:val="single" w:sz="4" w:space="0" w:color="000000"/>
            </w:tcBorders>
          </w:tcPr>
          <w:p w14:paraId="61506466" w14:textId="77777777" w:rsidR="00CF05F5" w:rsidRDefault="00CF05F5" w:rsidP="000E0D83">
            <w:commentRangeStart w:id="112"/>
            <w:del w:id="113" w:author="Aman Shegokar" w:date="2025-03-28T16:30:00Z">
              <w:r w:rsidDel="00FF6104">
                <w:rPr>
                  <w:sz w:val="24"/>
                </w:rPr>
                <w:delText>UniqueRequestID</w:delText>
              </w:r>
            </w:del>
            <w:r>
              <w:rPr>
                <w:sz w:val="24"/>
              </w:rPr>
              <w:t xml:space="preserve"> </w:t>
            </w:r>
          </w:p>
        </w:tc>
        <w:tc>
          <w:tcPr>
            <w:tcW w:w="1570" w:type="dxa"/>
            <w:tcBorders>
              <w:top w:val="single" w:sz="4" w:space="0" w:color="000000"/>
              <w:left w:val="single" w:sz="4" w:space="0" w:color="000000"/>
              <w:bottom w:val="single" w:sz="4" w:space="0" w:color="000000"/>
              <w:right w:val="single" w:sz="4" w:space="0" w:color="000000"/>
            </w:tcBorders>
          </w:tcPr>
          <w:p w14:paraId="64287E16" w14:textId="77777777" w:rsidR="00CF05F5" w:rsidRDefault="00CF05F5">
            <w:pPr>
              <w:jc w:val="both"/>
              <w:pPrChange w:id="114" w:author="Aman Shegokar" w:date="2025-03-28T16:30:00Z">
                <w:pPr>
                  <w:ind w:left="1"/>
                  <w:jc w:val="both"/>
                </w:pPr>
              </w:pPrChange>
            </w:pPr>
            <w:del w:id="115" w:author="Aman Shegokar" w:date="2025-03-28T16:30:00Z">
              <w:r w:rsidDel="00FF6104">
                <w:rPr>
                  <w:sz w:val="24"/>
                </w:rPr>
                <w:delText xml:space="preserve">VARCHAR(50) </w:delText>
              </w:r>
            </w:del>
          </w:p>
        </w:tc>
        <w:tc>
          <w:tcPr>
            <w:tcW w:w="1530" w:type="dxa"/>
            <w:tcBorders>
              <w:top w:val="single" w:sz="4" w:space="0" w:color="000000"/>
              <w:left w:val="single" w:sz="4" w:space="0" w:color="000000"/>
              <w:bottom w:val="single" w:sz="4" w:space="0" w:color="000000"/>
              <w:right w:val="single" w:sz="4" w:space="0" w:color="000000"/>
            </w:tcBorders>
          </w:tcPr>
          <w:p w14:paraId="0079F474" w14:textId="77777777" w:rsidR="00CF05F5" w:rsidRDefault="00CF05F5">
            <w:pPr>
              <w:pPrChange w:id="116" w:author="Aman Shegokar" w:date="2025-03-28T16:30:00Z">
                <w:pPr>
                  <w:ind w:left="1"/>
                </w:pPr>
              </w:pPrChange>
            </w:pPr>
            <w:del w:id="117" w:author="Aman Shegokar" w:date="2025-03-28T16:30:00Z">
              <w:r w:rsidDel="00FF6104">
                <w:rPr>
                  <w:sz w:val="24"/>
                </w:rPr>
                <w:delText xml:space="preserve">Yes  </w:delText>
              </w:r>
            </w:del>
          </w:p>
        </w:tc>
        <w:tc>
          <w:tcPr>
            <w:tcW w:w="5262" w:type="dxa"/>
            <w:tcBorders>
              <w:top w:val="single" w:sz="4" w:space="0" w:color="000000"/>
              <w:left w:val="single" w:sz="4" w:space="0" w:color="000000"/>
              <w:bottom w:val="single" w:sz="4" w:space="0" w:color="000000"/>
              <w:right w:val="single" w:sz="4" w:space="0" w:color="000000"/>
            </w:tcBorders>
          </w:tcPr>
          <w:p w14:paraId="61A3AD2D" w14:textId="4B5B4A17" w:rsidR="00CF05F5" w:rsidRDefault="00CF05F5" w:rsidP="000E0D83">
            <w:pPr>
              <w:ind w:right="18"/>
            </w:pPr>
            <w:del w:id="118" w:author="Aman Shegokar" w:date="2025-03-28T16:30:00Z">
              <w:r w:rsidDel="00FF6104">
                <w:rPr>
                  <w:sz w:val="24"/>
                </w:rPr>
                <w:delText xml:space="preserve">This will be the same unique ID sent by LOS for each request in the request JSON. The same ID will be passed in the response as well. </w:delText>
              </w:r>
            </w:del>
            <w:commentRangeEnd w:id="112"/>
            <w:r w:rsidR="00FF6104">
              <w:rPr>
                <w:rStyle w:val="CommentReference"/>
                <w:rFonts w:eastAsiaTheme="minorHAnsi"/>
                <w:lang w:eastAsia="en-US"/>
              </w:rPr>
              <w:commentReference w:id="112"/>
            </w:r>
          </w:p>
        </w:tc>
      </w:tr>
      <w:tr w:rsidR="00CF05F5" w14:paraId="27ABF041" w14:textId="77777777" w:rsidTr="000E0D83">
        <w:trPr>
          <w:trHeight w:val="1181"/>
        </w:trPr>
        <w:tc>
          <w:tcPr>
            <w:tcW w:w="2030" w:type="dxa"/>
            <w:tcBorders>
              <w:top w:val="single" w:sz="4" w:space="0" w:color="000000"/>
              <w:left w:val="single" w:sz="4" w:space="0" w:color="000000"/>
              <w:bottom w:val="single" w:sz="4" w:space="0" w:color="000000"/>
              <w:right w:val="single" w:sz="4" w:space="0" w:color="000000"/>
            </w:tcBorders>
          </w:tcPr>
          <w:p w14:paraId="70A4518A" w14:textId="6B5C085F" w:rsidR="00CF05F5" w:rsidRDefault="00CF05F5" w:rsidP="000E0D83">
            <w:proofErr w:type="spellStart"/>
            <w:r>
              <w:rPr>
                <w:sz w:val="24"/>
              </w:rPr>
              <w:t>Loan</w:t>
            </w:r>
            <w:r w:rsidR="00544B2A">
              <w:rPr>
                <w:sz w:val="24"/>
              </w:rPr>
              <w:t>Account</w:t>
            </w:r>
            <w:r>
              <w:rPr>
                <w:sz w:val="24"/>
              </w:rPr>
              <w:t>No</w:t>
            </w:r>
            <w:proofErr w:type="spellEnd"/>
            <w:r>
              <w:rPr>
                <w:sz w:val="24"/>
              </w:rPr>
              <w:t xml:space="preserve"> </w:t>
            </w:r>
          </w:p>
        </w:tc>
        <w:tc>
          <w:tcPr>
            <w:tcW w:w="1570" w:type="dxa"/>
            <w:tcBorders>
              <w:top w:val="single" w:sz="4" w:space="0" w:color="000000"/>
              <w:left w:val="single" w:sz="4" w:space="0" w:color="000000"/>
              <w:bottom w:val="single" w:sz="4" w:space="0" w:color="000000"/>
              <w:right w:val="single" w:sz="4" w:space="0" w:color="000000"/>
            </w:tcBorders>
          </w:tcPr>
          <w:p w14:paraId="6AD9163D" w14:textId="77777777" w:rsidR="00CF05F5" w:rsidRDefault="00CF05F5" w:rsidP="000E0D83">
            <w:pPr>
              <w:ind w:left="1"/>
              <w:jc w:val="both"/>
            </w:pPr>
            <w:proofErr w:type="gramStart"/>
            <w:r>
              <w:rPr>
                <w:sz w:val="24"/>
              </w:rPr>
              <w:t>VARCHAR(</w:t>
            </w:r>
            <w:proofErr w:type="gramEnd"/>
            <w:r>
              <w:rPr>
                <w:sz w:val="24"/>
              </w:rPr>
              <w:t xml:space="preserve">20) </w:t>
            </w:r>
          </w:p>
        </w:tc>
        <w:tc>
          <w:tcPr>
            <w:tcW w:w="1530" w:type="dxa"/>
            <w:tcBorders>
              <w:top w:val="single" w:sz="4" w:space="0" w:color="000000"/>
              <w:left w:val="single" w:sz="4" w:space="0" w:color="000000"/>
              <w:bottom w:val="single" w:sz="4" w:space="0" w:color="000000"/>
              <w:right w:val="single" w:sz="4" w:space="0" w:color="000000"/>
            </w:tcBorders>
          </w:tcPr>
          <w:p w14:paraId="25370CC9" w14:textId="77777777" w:rsidR="00CF05F5" w:rsidRDefault="00CF05F5" w:rsidP="000E0D83">
            <w:pPr>
              <w:ind w:left="1"/>
            </w:pPr>
            <w:r>
              <w:rPr>
                <w:sz w:val="24"/>
              </w:rPr>
              <w:t xml:space="preserve">Yes </w:t>
            </w:r>
          </w:p>
        </w:tc>
        <w:tc>
          <w:tcPr>
            <w:tcW w:w="5262" w:type="dxa"/>
            <w:tcBorders>
              <w:top w:val="single" w:sz="4" w:space="0" w:color="000000"/>
              <w:left w:val="single" w:sz="4" w:space="0" w:color="000000"/>
              <w:bottom w:val="single" w:sz="4" w:space="0" w:color="000000"/>
              <w:right w:val="single" w:sz="4" w:space="0" w:color="000000"/>
            </w:tcBorders>
          </w:tcPr>
          <w:p w14:paraId="4BF240C7" w14:textId="2CA4E3CC" w:rsidR="00CF05F5" w:rsidRDefault="00CF05F5" w:rsidP="000E0D83">
            <w:r>
              <w:rPr>
                <w:sz w:val="24"/>
              </w:rPr>
              <w:t xml:space="preserve">This will be the loan </w:t>
            </w:r>
            <w:r w:rsidR="00544B2A">
              <w:rPr>
                <w:sz w:val="24"/>
              </w:rPr>
              <w:t>account</w:t>
            </w:r>
            <w:r>
              <w:rPr>
                <w:sz w:val="24"/>
              </w:rPr>
              <w:t xml:space="preserve"> no.</w:t>
            </w:r>
          </w:p>
        </w:tc>
      </w:tr>
      <w:tr w:rsidR="00CF05F5" w14:paraId="6EDA0254" w14:textId="77777777" w:rsidTr="000E0D83">
        <w:trPr>
          <w:trHeight w:val="3819"/>
        </w:trPr>
        <w:tc>
          <w:tcPr>
            <w:tcW w:w="2030" w:type="dxa"/>
            <w:tcBorders>
              <w:top w:val="single" w:sz="4" w:space="0" w:color="000000"/>
              <w:left w:val="single" w:sz="4" w:space="0" w:color="000000"/>
              <w:bottom w:val="single" w:sz="4" w:space="0" w:color="000000"/>
              <w:right w:val="single" w:sz="4" w:space="0" w:color="000000"/>
            </w:tcBorders>
          </w:tcPr>
          <w:p w14:paraId="0A2CBEEA" w14:textId="77777777" w:rsidR="00CF05F5" w:rsidRDefault="00CF05F5" w:rsidP="000E0D83">
            <w:pPr>
              <w:jc w:val="both"/>
            </w:pPr>
            <w:proofErr w:type="spellStart"/>
            <w:r>
              <w:rPr>
                <w:sz w:val="24"/>
              </w:rPr>
              <w:t>RecordStatusCode</w:t>
            </w:r>
            <w:proofErr w:type="spellEnd"/>
            <w:r>
              <w:rPr>
                <w:sz w:val="24"/>
              </w:rPr>
              <w:t xml:space="preserve"> </w:t>
            </w:r>
          </w:p>
        </w:tc>
        <w:tc>
          <w:tcPr>
            <w:tcW w:w="1570" w:type="dxa"/>
            <w:tcBorders>
              <w:top w:val="single" w:sz="4" w:space="0" w:color="000000"/>
              <w:left w:val="single" w:sz="4" w:space="0" w:color="000000"/>
              <w:bottom w:val="single" w:sz="4" w:space="0" w:color="000000"/>
              <w:right w:val="single" w:sz="4" w:space="0" w:color="000000"/>
            </w:tcBorders>
          </w:tcPr>
          <w:p w14:paraId="71A4CD8E" w14:textId="77777777" w:rsidR="00CF05F5" w:rsidRDefault="00CF05F5" w:rsidP="000E0D83">
            <w:pPr>
              <w:ind w:left="1"/>
            </w:pPr>
            <w:proofErr w:type="gramStart"/>
            <w:r>
              <w:rPr>
                <w:sz w:val="24"/>
              </w:rPr>
              <w:t>Numeric(</w:t>
            </w:r>
            <w:proofErr w:type="gramEnd"/>
            <w:r>
              <w:rPr>
                <w:sz w:val="24"/>
              </w:rPr>
              <w:t xml:space="preserve">1) </w:t>
            </w:r>
          </w:p>
        </w:tc>
        <w:tc>
          <w:tcPr>
            <w:tcW w:w="1530" w:type="dxa"/>
            <w:tcBorders>
              <w:top w:val="single" w:sz="4" w:space="0" w:color="000000"/>
              <w:left w:val="single" w:sz="4" w:space="0" w:color="000000"/>
              <w:bottom w:val="single" w:sz="4" w:space="0" w:color="000000"/>
              <w:right w:val="single" w:sz="4" w:space="0" w:color="000000"/>
            </w:tcBorders>
          </w:tcPr>
          <w:p w14:paraId="5A6EA36A" w14:textId="77777777" w:rsidR="00CF05F5" w:rsidRDefault="00CF05F5" w:rsidP="000E0D83">
            <w:pPr>
              <w:ind w:left="1"/>
            </w:pPr>
            <w:r>
              <w:rPr>
                <w:sz w:val="24"/>
              </w:rPr>
              <w:t xml:space="preserve">Yes </w:t>
            </w:r>
          </w:p>
        </w:tc>
        <w:tc>
          <w:tcPr>
            <w:tcW w:w="5262" w:type="dxa"/>
            <w:tcBorders>
              <w:top w:val="single" w:sz="4" w:space="0" w:color="000000"/>
              <w:left w:val="single" w:sz="4" w:space="0" w:color="000000"/>
              <w:bottom w:val="single" w:sz="4" w:space="0" w:color="000000"/>
              <w:right w:val="single" w:sz="4" w:space="0" w:color="000000"/>
            </w:tcBorders>
          </w:tcPr>
          <w:p w14:paraId="618009D3" w14:textId="77777777" w:rsidR="00CF05F5" w:rsidRDefault="00CF05F5" w:rsidP="000E0D83">
            <w:pPr>
              <w:spacing w:after="1"/>
            </w:pPr>
            <w:r>
              <w:rPr>
                <w:sz w:val="24"/>
              </w:rPr>
              <w:t xml:space="preserve">This will provide information whether the request has been updated in Miles or not. </w:t>
            </w:r>
          </w:p>
          <w:p w14:paraId="0805C836" w14:textId="77777777" w:rsidR="00CF05F5" w:rsidRDefault="00CF05F5" w:rsidP="000E0D83">
            <w:pPr>
              <w:ind w:right="98"/>
            </w:pPr>
            <w:r>
              <w:rPr>
                <w:sz w:val="24"/>
              </w:rPr>
              <w:t xml:space="preserve">This will be the status of the received request. A code is passed for the reference </w:t>
            </w:r>
            <w:proofErr w:type="gramStart"/>
            <w:r>
              <w:rPr>
                <w:sz w:val="24"/>
              </w:rPr>
              <w:t>in  the</w:t>
            </w:r>
            <w:proofErr w:type="gramEnd"/>
            <w:r>
              <w:rPr>
                <w:sz w:val="24"/>
              </w:rPr>
              <w:t xml:space="preserve"> response. It </w:t>
            </w:r>
            <w:proofErr w:type="gramStart"/>
            <w:r>
              <w:rPr>
                <w:sz w:val="24"/>
              </w:rPr>
              <w:t>will  have</w:t>
            </w:r>
            <w:proofErr w:type="gramEnd"/>
            <w:r>
              <w:rPr>
                <w:sz w:val="24"/>
              </w:rPr>
              <w:t xml:space="preserve"> two values, 1 and 0. </w:t>
            </w:r>
          </w:p>
          <w:p w14:paraId="60DE69F3" w14:textId="77777777" w:rsidR="00CF05F5" w:rsidRDefault="00CF05F5" w:rsidP="000E0D83">
            <w:r>
              <w:rPr>
                <w:sz w:val="24"/>
              </w:rPr>
              <w:t xml:space="preserve"> </w:t>
            </w:r>
          </w:p>
          <w:p w14:paraId="4F93812B" w14:textId="77777777" w:rsidR="00CF05F5" w:rsidRDefault="00CF05F5" w:rsidP="000E0D83">
            <w:r>
              <w:rPr>
                <w:sz w:val="24"/>
              </w:rPr>
              <w:t xml:space="preserve">1, implies that the record has not been saved in the system due to some data validations or data error. Remarks for the same will be provided in the </w:t>
            </w:r>
            <w:proofErr w:type="spellStart"/>
            <w:r>
              <w:rPr>
                <w:sz w:val="24"/>
              </w:rPr>
              <w:t>RespRemarks</w:t>
            </w:r>
            <w:proofErr w:type="spellEnd"/>
            <w:r>
              <w:rPr>
                <w:sz w:val="24"/>
              </w:rPr>
              <w:t xml:space="preserve">. In such scenario, data rectification would be required. </w:t>
            </w:r>
          </w:p>
          <w:p w14:paraId="68CF2C0E" w14:textId="77777777" w:rsidR="00CF05F5" w:rsidRDefault="00CF05F5" w:rsidP="000E0D83">
            <w:r>
              <w:rPr>
                <w:sz w:val="24"/>
              </w:rPr>
              <w:t xml:space="preserve">0, implies that the record has been saved in the system successfully. </w:t>
            </w:r>
          </w:p>
        </w:tc>
      </w:tr>
      <w:tr w:rsidR="00CF05F5" w14:paraId="47B5110C" w14:textId="77777777" w:rsidTr="000E0D83">
        <w:trPr>
          <w:trHeight w:val="1770"/>
        </w:trPr>
        <w:tc>
          <w:tcPr>
            <w:tcW w:w="2030" w:type="dxa"/>
            <w:tcBorders>
              <w:top w:val="single" w:sz="4" w:space="0" w:color="000000"/>
              <w:left w:val="single" w:sz="4" w:space="0" w:color="000000"/>
              <w:bottom w:val="single" w:sz="4" w:space="0" w:color="000000"/>
              <w:right w:val="single" w:sz="4" w:space="0" w:color="000000"/>
            </w:tcBorders>
          </w:tcPr>
          <w:p w14:paraId="3C984A46" w14:textId="77777777" w:rsidR="00CF05F5" w:rsidRDefault="00CF05F5" w:rsidP="000E0D83">
            <w:proofErr w:type="spellStart"/>
            <w:r>
              <w:rPr>
                <w:sz w:val="24"/>
              </w:rPr>
              <w:lastRenderedPageBreak/>
              <w:t>RespRemarks</w:t>
            </w:r>
            <w:proofErr w:type="spellEnd"/>
            <w:r>
              <w:rPr>
                <w:sz w:val="24"/>
              </w:rPr>
              <w:t xml:space="preserve"> </w:t>
            </w:r>
          </w:p>
        </w:tc>
        <w:tc>
          <w:tcPr>
            <w:tcW w:w="1570" w:type="dxa"/>
            <w:tcBorders>
              <w:top w:val="single" w:sz="4" w:space="0" w:color="000000"/>
              <w:left w:val="single" w:sz="4" w:space="0" w:color="000000"/>
              <w:bottom w:val="single" w:sz="4" w:space="0" w:color="000000"/>
              <w:right w:val="single" w:sz="4" w:space="0" w:color="000000"/>
            </w:tcBorders>
            <w:vAlign w:val="bottom"/>
          </w:tcPr>
          <w:p w14:paraId="39663FB7" w14:textId="77777777" w:rsidR="00CF05F5" w:rsidRDefault="00CF05F5" w:rsidP="000E0D83">
            <w:pPr>
              <w:spacing w:after="1222"/>
              <w:ind w:left="1"/>
            </w:pPr>
            <w:proofErr w:type="gramStart"/>
            <w:r>
              <w:rPr>
                <w:sz w:val="24"/>
              </w:rPr>
              <w:t>Varchar(</w:t>
            </w:r>
            <w:proofErr w:type="gramEnd"/>
            <w:r>
              <w:rPr>
                <w:sz w:val="24"/>
              </w:rPr>
              <w:t xml:space="preserve">50) </w:t>
            </w:r>
          </w:p>
          <w:p w14:paraId="22A7129E" w14:textId="77777777" w:rsidR="00CF05F5" w:rsidRDefault="00CF05F5" w:rsidP="000E0D83">
            <w:pPr>
              <w:ind w:left="1"/>
            </w:pPr>
            <w:r>
              <w:rPr>
                <w:sz w:val="24"/>
              </w:rPr>
              <w:t xml:space="preserve"> </w:t>
            </w:r>
          </w:p>
        </w:tc>
        <w:tc>
          <w:tcPr>
            <w:tcW w:w="1530" w:type="dxa"/>
            <w:tcBorders>
              <w:top w:val="single" w:sz="4" w:space="0" w:color="000000"/>
              <w:left w:val="single" w:sz="4" w:space="0" w:color="000000"/>
              <w:bottom w:val="single" w:sz="4" w:space="0" w:color="000000"/>
              <w:right w:val="single" w:sz="4" w:space="0" w:color="000000"/>
            </w:tcBorders>
          </w:tcPr>
          <w:p w14:paraId="7E8207A5" w14:textId="77777777" w:rsidR="00CF05F5" w:rsidRDefault="00CF05F5" w:rsidP="000E0D83">
            <w:pPr>
              <w:ind w:left="1"/>
            </w:pPr>
            <w:r>
              <w:rPr>
                <w:sz w:val="24"/>
              </w:rPr>
              <w:t xml:space="preserve">No  </w:t>
            </w:r>
          </w:p>
        </w:tc>
        <w:tc>
          <w:tcPr>
            <w:tcW w:w="5262" w:type="dxa"/>
            <w:tcBorders>
              <w:top w:val="single" w:sz="4" w:space="0" w:color="000000"/>
              <w:left w:val="single" w:sz="4" w:space="0" w:color="000000"/>
              <w:bottom w:val="single" w:sz="4" w:space="0" w:color="000000"/>
              <w:right w:val="single" w:sz="4" w:space="0" w:color="000000"/>
            </w:tcBorders>
          </w:tcPr>
          <w:p w14:paraId="5D6C3362" w14:textId="77777777" w:rsidR="00CF05F5" w:rsidRDefault="00CF05F5" w:rsidP="000E0D83">
            <w:r>
              <w:rPr>
                <w:sz w:val="24"/>
              </w:rPr>
              <w:t xml:space="preserve">This will be the remarks against the JSON request for any data error and validation.  </w:t>
            </w:r>
          </w:p>
          <w:p w14:paraId="1AFC2CEA" w14:textId="77777777" w:rsidR="00CF05F5" w:rsidRDefault="00CF05F5" w:rsidP="000E0D83">
            <w:r>
              <w:rPr>
                <w:sz w:val="24"/>
              </w:rPr>
              <w:t xml:space="preserve">In case the </w:t>
            </w:r>
            <w:proofErr w:type="spellStart"/>
            <w:r>
              <w:rPr>
                <w:sz w:val="24"/>
              </w:rPr>
              <w:t>RecordStatusCode</w:t>
            </w:r>
            <w:proofErr w:type="spellEnd"/>
            <w:r>
              <w:rPr>
                <w:sz w:val="24"/>
              </w:rPr>
              <w:t xml:space="preserve"> is 1, it will show the comma separated validations. </w:t>
            </w:r>
          </w:p>
          <w:p w14:paraId="5753DF94" w14:textId="77777777" w:rsidR="00CF05F5" w:rsidRDefault="00CF05F5" w:rsidP="000E0D83">
            <w:r>
              <w:rPr>
                <w:sz w:val="24"/>
              </w:rPr>
              <w:t xml:space="preserve">In case the </w:t>
            </w:r>
            <w:proofErr w:type="spellStart"/>
            <w:r>
              <w:rPr>
                <w:sz w:val="24"/>
              </w:rPr>
              <w:t>RecordStatusCode</w:t>
            </w:r>
            <w:proofErr w:type="spellEnd"/>
            <w:r>
              <w:rPr>
                <w:sz w:val="24"/>
              </w:rPr>
              <w:t xml:space="preserve"> is 0, it will show "Success" remarks as remarks. </w:t>
            </w:r>
          </w:p>
        </w:tc>
      </w:tr>
      <w:tr w:rsidR="00CF05F5" w14:paraId="16751475" w14:textId="77777777" w:rsidTr="000E0D83">
        <w:trPr>
          <w:trHeight w:val="307"/>
        </w:trPr>
        <w:tc>
          <w:tcPr>
            <w:tcW w:w="2030" w:type="dxa"/>
            <w:tcBorders>
              <w:top w:val="single" w:sz="4" w:space="0" w:color="000000"/>
              <w:left w:val="single" w:sz="4" w:space="0" w:color="000000"/>
              <w:bottom w:val="single" w:sz="4" w:space="0" w:color="000000"/>
              <w:right w:val="single" w:sz="4" w:space="0" w:color="000000"/>
            </w:tcBorders>
            <w:shd w:val="clear" w:color="auto" w:fill="FFFF00"/>
          </w:tcPr>
          <w:p w14:paraId="085BE2DD" w14:textId="77777777" w:rsidR="00CF05F5" w:rsidRDefault="00CF05F5" w:rsidP="000E0D83">
            <w:r>
              <w:rPr>
                <w:sz w:val="24"/>
              </w:rPr>
              <w:t xml:space="preserve">Status </w:t>
            </w:r>
          </w:p>
        </w:tc>
        <w:tc>
          <w:tcPr>
            <w:tcW w:w="1570" w:type="dxa"/>
            <w:tcBorders>
              <w:top w:val="single" w:sz="4" w:space="0" w:color="000000"/>
              <w:left w:val="single" w:sz="4" w:space="0" w:color="000000"/>
              <w:bottom w:val="single" w:sz="4" w:space="0" w:color="000000"/>
              <w:right w:val="single" w:sz="4" w:space="0" w:color="000000"/>
            </w:tcBorders>
          </w:tcPr>
          <w:p w14:paraId="481AE22B" w14:textId="77777777" w:rsidR="00CF05F5" w:rsidRDefault="00CF05F5" w:rsidP="000E0D83"/>
        </w:tc>
        <w:tc>
          <w:tcPr>
            <w:tcW w:w="1530" w:type="dxa"/>
            <w:tcBorders>
              <w:top w:val="single" w:sz="4" w:space="0" w:color="000000"/>
              <w:left w:val="single" w:sz="4" w:space="0" w:color="000000"/>
              <w:bottom w:val="single" w:sz="4" w:space="0" w:color="000000"/>
              <w:right w:val="single" w:sz="4" w:space="0" w:color="000000"/>
            </w:tcBorders>
          </w:tcPr>
          <w:p w14:paraId="4A637A11" w14:textId="77777777" w:rsidR="00CF05F5" w:rsidRDefault="00CF05F5" w:rsidP="000E0D83">
            <w:pPr>
              <w:ind w:left="1"/>
            </w:pPr>
            <w:r>
              <w:rPr>
                <w:sz w:val="24"/>
              </w:rPr>
              <w:t xml:space="preserve">  </w:t>
            </w:r>
          </w:p>
        </w:tc>
        <w:tc>
          <w:tcPr>
            <w:tcW w:w="5262" w:type="dxa"/>
            <w:tcBorders>
              <w:top w:val="single" w:sz="4" w:space="0" w:color="000000"/>
              <w:left w:val="single" w:sz="4" w:space="0" w:color="000000"/>
              <w:bottom w:val="single" w:sz="4" w:space="0" w:color="000000"/>
              <w:right w:val="single" w:sz="4" w:space="0" w:color="000000"/>
            </w:tcBorders>
          </w:tcPr>
          <w:p w14:paraId="654EADF9" w14:textId="77777777" w:rsidR="00CF05F5" w:rsidRDefault="00CF05F5" w:rsidP="000E0D83">
            <w:r>
              <w:rPr>
                <w:sz w:val="24"/>
              </w:rPr>
              <w:t xml:space="preserve">  </w:t>
            </w:r>
          </w:p>
        </w:tc>
      </w:tr>
      <w:tr w:rsidR="00CF05F5" w14:paraId="36265020" w14:textId="77777777" w:rsidTr="000E0D83">
        <w:trPr>
          <w:trHeight w:val="611"/>
        </w:trPr>
        <w:tc>
          <w:tcPr>
            <w:tcW w:w="2030" w:type="dxa"/>
            <w:tcBorders>
              <w:top w:val="single" w:sz="4" w:space="0" w:color="000000"/>
              <w:left w:val="single" w:sz="4" w:space="0" w:color="000000"/>
              <w:bottom w:val="single" w:sz="4" w:space="0" w:color="000000"/>
              <w:right w:val="single" w:sz="4" w:space="0" w:color="000000"/>
            </w:tcBorders>
          </w:tcPr>
          <w:p w14:paraId="249E8EAB" w14:textId="77777777" w:rsidR="00CF05F5" w:rsidRDefault="00CF05F5" w:rsidP="000E0D83">
            <w:r>
              <w:rPr>
                <w:sz w:val="24"/>
              </w:rPr>
              <w:t xml:space="preserve">Status </w:t>
            </w:r>
          </w:p>
        </w:tc>
        <w:tc>
          <w:tcPr>
            <w:tcW w:w="1570" w:type="dxa"/>
            <w:tcBorders>
              <w:top w:val="single" w:sz="4" w:space="0" w:color="000000"/>
              <w:left w:val="single" w:sz="4" w:space="0" w:color="000000"/>
              <w:bottom w:val="single" w:sz="4" w:space="0" w:color="000000"/>
              <w:right w:val="single" w:sz="4" w:space="0" w:color="000000"/>
            </w:tcBorders>
          </w:tcPr>
          <w:p w14:paraId="71D3F881" w14:textId="77777777" w:rsidR="00CF05F5" w:rsidRDefault="00CF05F5" w:rsidP="000E0D83">
            <w:pPr>
              <w:ind w:left="1"/>
            </w:pPr>
            <w:proofErr w:type="gramStart"/>
            <w:r>
              <w:rPr>
                <w:sz w:val="24"/>
              </w:rPr>
              <w:t>Varchar(</w:t>
            </w:r>
            <w:proofErr w:type="gramEnd"/>
            <w:r>
              <w:rPr>
                <w:sz w:val="24"/>
              </w:rPr>
              <w:t>MAX</w:t>
            </w:r>
          </w:p>
          <w:p w14:paraId="6BF16A84" w14:textId="77777777" w:rsidR="00CF05F5" w:rsidRDefault="00CF05F5" w:rsidP="000E0D83">
            <w:pPr>
              <w:ind w:left="1"/>
            </w:pPr>
            <w:r>
              <w:rPr>
                <w:sz w:val="24"/>
              </w:rPr>
              <w:t xml:space="preserve">) </w:t>
            </w:r>
          </w:p>
        </w:tc>
        <w:tc>
          <w:tcPr>
            <w:tcW w:w="1530" w:type="dxa"/>
            <w:tcBorders>
              <w:top w:val="single" w:sz="4" w:space="0" w:color="000000"/>
              <w:left w:val="single" w:sz="4" w:space="0" w:color="000000"/>
              <w:bottom w:val="single" w:sz="4" w:space="0" w:color="000000"/>
              <w:right w:val="single" w:sz="4" w:space="0" w:color="000000"/>
            </w:tcBorders>
          </w:tcPr>
          <w:p w14:paraId="27903B52" w14:textId="77777777" w:rsidR="00CF05F5" w:rsidRDefault="00CF05F5" w:rsidP="000E0D83">
            <w:pPr>
              <w:ind w:left="1"/>
            </w:pPr>
            <w:r>
              <w:rPr>
                <w:sz w:val="24"/>
              </w:rPr>
              <w:t xml:space="preserve">Yes </w:t>
            </w:r>
          </w:p>
        </w:tc>
        <w:tc>
          <w:tcPr>
            <w:tcW w:w="5262" w:type="dxa"/>
            <w:tcBorders>
              <w:top w:val="single" w:sz="4" w:space="0" w:color="000000"/>
              <w:left w:val="single" w:sz="4" w:space="0" w:color="000000"/>
              <w:bottom w:val="single" w:sz="4" w:space="0" w:color="000000"/>
              <w:right w:val="single" w:sz="4" w:space="0" w:color="000000"/>
            </w:tcBorders>
          </w:tcPr>
          <w:p w14:paraId="63408BE2" w14:textId="77777777" w:rsidR="00CF05F5" w:rsidRDefault="00CF05F5" w:rsidP="000E0D83">
            <w:r>
              <w:rPr>
                <w:sz w:val="24"/>
              </w:rPr>
              <w:t xml:space="preserve">This will have following Response               </w:t>
            </w:r>
          </w:p>
          <w:p w14:paraId="3E4347CD" w14:textId="77777777" w:rsidR="00CF05F5" w:rsidRDefault="00CF05F5" w:rsidP="000E0D83">
            <w:proofErr w:type="gramStart"/>
            <w:r>
              <w:rPr>
                <w:sz w:val="24"/>
              </w:rPr>
              <w:t>Success :</w:t>
            </w:r>
            <w:proofErr w:type="gramEnd"/>
            <w:r>
              <w:rPr>
                <w:sz w:val="24"/>
              </w:rPr>
              <w:t xml:space="preserve"> Completed; Failure : Not Completed </w:t>
            </w:r>
          </w:p>
        </w:tc>
      </w:tr>
      <w:tr w:rsidR="00CF05F5" w14:paraId="08A99139" w14:textId="77777777" w:rsidTr="000E0D83">
        <w:trPr>
          <w:trHeight w:val="1769"/>
        </w:trPr>
        <w:tc>
          <w:tcPr>
            <w:tcW w:w="2030" w:type="dxa"/>
            <w:tcBorders>
              <w:top w:val="single" w:sz="4" w:space="0" w:color="000000"/>
              <w:left w:val="single" w:sz="4" w:space="0" w:color="000000"/>
              <w:bottom w:val="single" w:sz="4" w:space="0" w:color="000000"/>
              <w:right w:val="single" w:sz="4" w:space="0" w:color="000000"/>
            </w:tcBorders>
          </w:tcPr>
          <w:p w14:paraId="76DCAE7E" w14:textId="77777777" w:rsidR="00CF05F5" w:rsidRDefault="00CF05F5" w:rsidP="000E0D83">
            <w:r>
              <w:rPr>
                <w:sz w:val="24"/>
              </w:rPr>
              <w:t xml:space="preserve">Code </w:t>
            </w:r>
          </w:p>
        </w:tc>
        <w:tc>
          <w:tcPr>
            <w:tcW w:w="1570" w:type="dxa"/>
            <w:tcBorders>
              <w:top w:val="single" w:sz="4" w:space="0" w:color="000000"/>
              <w:left w:val="single" w:sz="4" w:space="0" w:color="000000"/>
              <w:bottom w:val="single" w:sz="4" w:space="0" w:color="000000"/>
              <w:right w:val="single" w:sz="4" w:space="0" w:color="000000"/>
            </w:tcBorders>
          </w:tcPr>
          <w:p w14:paraId="0B1F13EF" w14:textId="77777777" w:rsidR="00CF05F5" w:rsidRDefault="00CF05F5" w:rsidP="000E0D83">
            <w:pPr>
              <w:ind w:left="1"/>
            </w:pPr>
            <w:proofErr w:type="gramStart"/>
            <w:r>
              <w:rPr>
                <w:sz w:val="24"/>
              </w:rPr>
              <w:t>Varchar(</w:t>
            </w:r>
            <w:proofErr w:type="gramEnd"/>
            <w:r>
              <w:rPr>
                <w:sz w:val="24"/>
              </w:rPr>
              <w:t>MAX</w:t>
            </w:r>
          </w:p>
          <w:p w14:paraId="424C6A8D" w14:textId="77777777" w:rsidR="00CF05F5" w:rsidRDefault="00CF05F5" w:rsidP="000E0D83">
            <w:pPr>
              <w:ind w:left="1"/>
            </w:pPr>
            <w:r>
              <w:rPr>
                <w:sz w:val="24"/>
              </w:rPr>
              <w:t xml:space="preserve">) </w:t>
            </w:r>
          </w:p>
        </w:tc>
        <w:tc>
          <w:tcPr>
            <w:tcW w:w="1530" w:type="dxa"/>
            <w:tcBorders>
              <w:top w:val="single" w:sz="4" w:space="0" w:color="000000"/>
              <w:left w:val="single" w:sz="4" w:space="0" w:color="000000"/>
              <w:bottom w:val="single" w:sz="4" w:space="0" w:color="000000"/>
              <w:right w:val="single" w:sz="4" w:space="0" w:color="000000"/>
            </w:tcBorders>
          </w:tcPr>
          <w:p w14:paraId="08A07BF1" w14:textId="77777777" w:rsidR="00CF05F5" w:rsidRDefault="00CF05F5" w:rsidP="000E0D83">
            <w:pPr>
              <w:ind w:left="1"/>
            </w:pPr>
            <w:r>
              <w:rPr>
                <w:sz w:val="24"/>
              </w:rPr>
              <w:t xml:space="preserve">Yes </w:t>
            </w:r>
          </w:p>
        </w:tc>
        <w:tc>
          <w:tcPr>
            <w:tcW w:w="5262" w:type="dxa"/>
            <w:tcBorders>
              <w:top w:val="single" w:sz="4" w:space="0" w:color="000000"/>
              <w:left w:val="single" w:sz="4" w:space="0" w:color="000000"/>
              <w:bottom w:val="single" w:sz="4" w:space="0" w:color="000000"/>
              <w:right w:val="single" w:sz="4" w:space="0" w:color="000000"/>
            </w:tcBorders>
          </w:tcPr>
          <w:p w14:paraId="0FBF826D" w14:textId="77777777" w:rsidR="00CF05F5" w:rsidRDefault="00CF05F5" w:rsidP="000E0D83">
            <w:r>
              <w:rPr>
                <w:sz w:val="24"/>
              </w:rPr>
              <w:t xml:space="preserve">This will have following Codes </w:t>
            </w:r>
            <w:proofErr w:type="gramStart"/>
            <w:r>
              <w:rPr>
                <w:sz w:val="24"/>
              </w:rPr>
              <w:t>01,  02</w:t>
            </w:r>
            <w:proofErr w:type="gramEnd"/>
            <w:r>
              <w:rPr>
                <w:sz w:val="24"/>
              </w:rPr>
              <w:t xml:space="preserve"> and 03. </w:t>
            </w:r>
          </w:p>
          <w:p w14:paraId="40FB5A14" w14:textId="77777777" w:rsidR="00CF05F5" w:rsidRDefault="00CF05F5" w:rsidP="000E0D83">
            <w:r>
              <w:rPr>
                <w:sz w:val="24"/>
              </w:rPr>
              <w:t xml:space="preserve">01, </w:t>
            </w:r>
            <w:proofErr w:type="gramStart"/>
            <w:r>
              <w:rPr>
                <w:sz w:val="24"/>
              </w:rPr>
              <w:t>implies  for</w:t>
            </w:r>
            <w:proofErr w:type="gramEnd"/>
            <w:r>
              <w:rPr>
                <w:sz w:val="24"/>
              </w:rPr>
              <w:t xml:space="preserve"> </w:t>
            </w:r>
            <w:proofErr w:type="spellStart"/>
            <w:r>
              <w:rPr>
                <w:sz w:val="24"/>
              </w:rPr>
              <w:t>Successul</w:t>
            </w:r>
            <w:proofErr w:type="spellEnd"/>
            <w:r>
              <w:rPr>
                <w:sz w:val="24"/>
              </w:rPr>
              <w:t xml:space="preserve"> response. </w:t>
            </w:r>
          </w:p>
          <w:p w14:paraId="05BB79E0" w14:textId="77777777" w:rsidR="00CF05F5" w:rsidRDefault="00CF05F5" w:rsidP="000E0D83">
            <w:r>
              <w:rPr>
                <w:sz w:val="24"/>
              </w:rPr>
              <w:t xml:space="preserve">02, implies for No data found if something is fetched from the system. </w:t>
            </w:r>
          </w:p>
          <w:p w14:paraId="043F3A3B" w14:textId="77777777" w:rsidR="00CF05F5" w:rsidRDefault="00CF05F5" w:rsidP="000E0D83">
            <w:pPr>
              <w:ind w:right="3"/>
            </w:pPr>
            <w:r>
              <w:rPr>
                <w:sz w:val="24"/>
              </w:rPr>
              <w:t xml:space="preserve">03, implies for failure response for the exceptions at application level, example Syntax Error. </w:t>
            </w:r>
          </w:p>
        </w:tc>
      </w:tr>
      <w:tr w:rsidR="00CF05F5" w14:paraId="10F0F933" w14:textId="77777777" w:rsidTr="000E0D83">
        <w:trPr>
          <w:trHeight w:val="610"/>
        </w:trPr>
        <w:tc>
          <w:tcPr>
            <w:tcW w:w="2030" w:type="dxa"/>
            <w:tcBorders>
              <w:top w:val="single" w:sz="4" w:space="0" w:color="000000"/>
              <w:left w:val="single" w:sz="4" w:space="0" w:color="000000"/>
              <w:bottom w:val="single" w:sz="4" w:space="0" w:color="000000"/>
              <w:right w:val="single" w:sz="4" w:space="0" w:color="000000"/>
            </w:tcBorders>
          </w:tcPr>
          <w:p w14:paraId="6C34FC7D" w14:textId="77777777" w:rsidR="00CF05F5" w:rsidRDefault="00CF05F5" w:rsidP="000E0D83">
            <w:r>
              <w:rPr>
                <w:sz w:val="24"/>
              </w:rPr>
              <w:t xml:space="preserve">Remarks </w:t>
            </w:r>
          </w:p>
        </w:tc>
        <w:tc>
          <w:tcPr>
            <w:tcW w:w="1570" w:type="dxa"/>
            <w:tcBorders>
              <w:top w:val="single" w:sz="4" w:space="0" w:color="000000"/>
              <w:left w:val="single" w:sz="4" w:space="0" w:color="000000"/>
              <w:bottom w:val="single" w:sz="4" w:space="0" w:color="000000"/>
              <w:right w:val="single" w:sz="4" w:space="0" w:color="000000"/>
            </w:tcBorders>
          </w:tcPr>
          <w:p w14:paraId="47C73DDF" w14:textId="77777777" w:rsidR="00CF05F5" w:rsidRDefault="00CF05F5" w:rsidP="000E0D83">
            <w:pPr>
              <w:ind w:left="1"/>
            </w:pPr>
            <w:proofErr w:type="gramStart"/>
            <w:r>
              <w:rPr>
                <w:sz w:val="24"/>
              </w:rPr>
              <w:t>Varchar(</w:t>
            </w:r>
            <w:proofErr w:type="gramEnd"/>
            <w:r>
              <w:rPr>
                <w:sz w:val="24"/>
              </w:rPr>
              <w:t xml:space="preserve">Max) </w:t>
            </w:r>
          </w:p>
        </w:tc>
        <w:tc>
          <w:tcPr>
            <w:tcW w:w="1530" w:type="dxa"/>
            <w:tcBorders>
              <w:top w:val="single" w:sz="4" w:space="0" w:color="000000"/>
              <w:left w:val="single" w:sz="4" w:space="0" w:color="000000"/>
              <w:bottom w:val="single" w:sz="4" w:space="0" w:color="000000"/>
              <w:right w:val="single" w:sz="4" w:space="0" w:color="000000"/>
            </w:tcBorders>
          </w:tcPr>
          <w:p w14:paraId="419D7498" w14:textId="77777777" w:rsidR="00CF05F5" w:rsidRDefault="00CF05F5" w:rsidP="000E0D83">
            <w:pPr>
              <w:ind w:left="1"/>
            </w:pPr>
            <w:r>
              <w:rPr>
                <w:sz w:val="24"/>
              </w:rPr>
              <w:t xml:space="preserve">No </w:t>
            </w:r>
          </w:p>
        </w:tc>
        <w:tc>
          <w:tcPr>
            <w:tcW w:w="5262" w:type="dxa"/>
            <w:tcBorders>
              <w:top w:val="single" w:sz="4" w:space="0" w:color="000000"/>
              <w:left w:val="single" w:sz="4" w:space="0" w:color="000000"/>
              <w:bottom w:val="single" w:sz="4" w:space="0" w:color="000000"/>
              <w:right w:val="single" w:sz="4" w:space="0" w:color="000000"/>
            </w:tcBorders>
          </w:tcPr>
          <w:p w14:paraId="508ECA3A" w14:textId="77777777" w:rsidR="00CF05F5" w:rsidRDefault="00CF05F5" w:rsidP="000E0D83">
            <w:r>
              <w:rPr>
                <w:sz w:val="24"/>
              </w:rPr>
              <w:t xml:space="preserve">This will provide remarks in the API failure /successful scenarios. </w:t>
            </w:r>
          </w:p>
        </w:tc>
      </w:tr>
    </w:tbl>
    <w:p w14:paraId="173F1914" w14:textId="77777777" w:rsidR="001A2D49" w:rsidRDefault="001A2D49" w:rsidP="001A2D49"/>
    <w:p w14:paraId="6AB1CD35" w14:textId="4CC3E126" w:rsidR="001A2D49" w:rsidRDefault="001A2D49" w:rsidP="001A2D49">
      <w:pPr>
        <w:pStyle w:val="Heading1"/>
      </w:pPr>
      <w:bookmarkStart w:id="119" w:name="_Toc188379677"/>
      <w:r>
        <w:t>9.Loan Foreclosure API</w:t>
      </w:r>
      <w:bookmarkEnd w:id="119"/>
      <w:r>
        <w:t xml:space="preserve"> </w:t>
      </w:r>
    </w:p>
    <w:p w14:paraId="11A1590E" w14:textId="77777777" w:rsidR="00544B2A" w:rsidRPr="00544B2A" w:rsidRDefault="00544B2A" w:rsidP="00544B2A"/>
    <w:p w14:paraId="78159C03" w14:textId="6A1C6940" w:rsidR="003B3BDA" w:rsidRDefault="003B3BDA" w:rsidP="003B3BDA">
      <w:pPr>
        <w:numPr>
          <w:ilvl w:val="0"/>
          <w:numId w:val="14"/>
        </w:numPr>
        <w:spacing w:after="39" w:line="250" w:lineRule="auto"/>
        <w:ind w:right="4" w:hanging="360"/>
      </w:pPr>
      <w:r>
        <w:rPr>
          <w:sz w:val="24"/>
        </w:rPr>
        <w:t>The API</w:t>
      </w:r>
      <w:r w:rsidR="00831B71">
        <w:rPr>
          <w:sz w:val="24"/>
        </w:rPr>
        <w:t xml:space="preserve"> will be</w:t>
      </w:r>
      <w:r>
        <w:rPr>
          <w:sz w:val="24"/>
        </w:rPr>
        <w:t xml:space="preserve"> used fo</w:t>
      </w:r>
      <w:r w:rsidR="00831B71">
        <w:rPr>
          <w:sz w:val="24"/>
        </w:rPr>
        <w:t>r retrieving</w:t>
      </w:r>
      <w:r>
        <w:rPr>
          <w:sz w:val="24"/>
        </w:rPr>
        <w:t xml:space="preserve"> foreclosure</w:t>
      </w:r>
      <w:r w:rsidR="00831B71">
        <w:rPr>
          <w:sz w:val="24"/>
        </w:rPr>
        <w:t xml:space="preserve"> data</w:t>
      </w:r>
      <w:r>
        <w:rPr>
          <w:sz w:val="24"/>
        </w:rPr>
        <w:t xml:space="preserve">, the request is </w:t>
      </w:r>
      <w:proofErr w:type="gramStart"/>
      <w:r>
        <w:rPr>
          <w:sz w:val="24"/>
        </w:rPr>
        <w:t>send</w:t>
      </w:r>
      <w:proofErr w:type="gramEnd"/>
      <w:r>
        <w:rPr>
          <w:sz w:val="24"/>
        </w:rPr>
        <w:t xml:space="preserve"> to Vantage system in the form of JSON request. </w:t>
      </w:r>
    </w:p>
    <w:p w14:paraId="700F145A" w14:textId="1C0549CA" w:rsidR="003B3BDA" w:rsidRDefault="003B3BDA" w:rsidP="003B3BDA">
      <w:pPr>
        <w:numPr>
          <w:ilvl w:val="0"/>
          <w:numId w:val="14"/>
        </w:numPr>
        <w:spacing w:after="39" w:line="250" w:lineRule="auto"/>
        <w:ind w:right="4" w:hanging="360"/>
      </w:pPr>
      <w:r>
        <w:rPr>
          <w:sz w:val="24"/>
        </w:rPr>
        <w:t>Vantage system will receive request and will provide API response format</w:t>
      </w:r>
      <w:r w:rsidR="00132A78">
        <w:rPr>
          <w:sz w:val="24"/>
        </w:rPr>
        <w:t xml:space="preserve"> </w:t>
      </w:r>
      <w:r>
        <w:rPr>
          <w:sz w:val="24"/>
        </w:rPr>
        <w:t>in JSON when requested Data</w:t>
      </w:r>
      <w:r w:rsidR="00132A78">
        <w:rPr>
          <w:sz w:val="24"/>
        </w:rPr>
        <w:t>.</w:t>
      </w:r>
      <w:r>
        <w:rPr>
          <w:sz w:val="24"/>
        </w:rPr>
        <w:t xml:space="preserve"> </w:t>
      </w:r>
    </w:p>
    <w:p w14:paraId="0D8CA4E1" w14:textId="77777777" w:rsidR="003B3BDA" w:rsidRDefault="003B3BDA" w:rsidP="003B3BDA">
      <w:pPr>
        <w:numPr>
          <w:ilvl w:val="0"/>
          <w:numId w:val="14"/>
        </w:numPr>
        <w:spacing w:after="9" w:line="250" w:lineRule="auto"/>
        <w:ind w:right="4" w:hanging="360"/>
      </w:pPr>
      <w:r>
        <w:rPr>
          <w:sz w:val="24"/>
        </w:rPr>
        <w:t xml:space="preserve">The Foreclosure report will be provided by Vantage system at real time. </w:t>
      </w:r>
    </w:p>
    <w:p w14:paraId="679DF9AB" w14:textId="77777777" w:rsidR="003B3BDA" w:rsidRDefault="003B3BDA" w:rsidP="003B3BDA">
      <w:r>
        <w:rPr>
          <w:sz w:val="24"/>
        </w:rPr>
        <w:t xml:space="preserve"> </w:t>
      </w:r>
    </w:p>
    <w:tbl>
      <w:tblPr>
        <w:tblStyle w:val="TableGrid0"/>
        <w:tblW w:w="9165" w:type="dxa"/>
        <w:tblInd w:w="10" w:type="dxa"/>
        <w:tblCellMar>
          <w:top w:w="60" w:type="dxa"/>
          <w:left w:w="108" w:type="dxa"/>
          <w:right w:w="56" w:type="dxa"/>
        </w:tblCellMar>
        <w:tblLook w:val="04A0" w:firstRow="1" w:lastRow="0" w:firstColumn="1" w:lastColumn="0" w:noHBand="0" w:noVBand="1"/>
      </w:tblPr>
      <w:tblGrid>
        <w:gridCol w:w="1203"/>
        <w:gridCol w:w="7962"/>
      </w:tblGrid>
      <w:tr w:rsidR="003B3BDA" w14:paraId="45EC00AB" w14:textId="77777777" w:rsidTr="008038E9">
        <w:trPr>
          <w:trHeight w:val="317"/>
        </w:trPr>
        <w:tc>
          <w:tcPr>
            <w:tcW w:w="1203" w:type="dxa"/>
            <w:tcBorders>
              <w:top w:val="single" w:sz="8" w:space="0" w:color="000000"/>
              <w:left w:val="single" w:sz="8" w:space="0" w:color="000000"/>
              <w:bottom w:val="single" w:sz="4" w:space="0" w:color="000000"/>
              <w:right w:val="single" w:sz="4" w:space="0" w:color="000000"/>
            </w:tcBorders>
          </w:tcPr>
          <w:p w14:paraId="327FFC39" w14:textId="77777777" w:rsidR="003B3BDA" w:rsidRDefault="003B3BDA" w:rsidP="008038E9">
            <w:pPr>
              <w:jc w:val="both"/>
            </w:pPr>
            <w:r>
              <w:rPr>
                <w:b/>
                <w:sz w:val="24"/>
              </w:rPr>
              <w:t xml:space="preserve">API Name </w:t>
            </w:r>
          </w:p>
        </w:tc>
        <w:tc>
          <w:tcPr>
            <w:tcW w:w="7962" w:type="dxa"/>
            <w:tcBorders>
              <w:top w:val="single" w:sz="8" w:space="0" w:color="000000"/>
              <w:left w:val="single" w:sz="4" w:space="0" w:color="000000"/>
              <w:bottom w:val="single" w:sz="4" w:space="0" w:color="000000"/>
              <w:right w:val="single" w:sz="8" w:space="0" w:color="000000"/>
            </w:tcBorders>
          </w:tcPr>
          <w:p w14:paraId="72FBEE25" w14:textId="41CA21E9" w:rsidR="003B3BDA" w:rsidRDefault="003B3BDA" w:rsidP="008038E9">
            <w:proofErr w:type="spellStart"/>
            <w:r>
              <w:rPr>
                <w:sz w:val="24"/>
              </w:rPr>
              <w:t>Loa</w:t>
            </w:r>
            <w:r w:rsidR="00831B71">
              <w:rPr>
                <w:sz w:val="24"/>
              </w:rPr>
              <w:t>nCl</w:t>
            </w:r>
            <w:r>
              <w:rPr>
                <w:sz w:val="24"/>
              </w:rPr>
              <w:t>osure</w:t>
            </w:r>
            <w:proofErr w:type="spellEnd"/>
            <w:r>
              <w:rPr>
                <w:sz w:val="24"/>
              </w:rPr>
              <w:t>/</w:t>
            </w:r>
            <w:proofErr w:type="spellStart"/>
            <w:r>
              <w:rPr>
                <w:sz w:val="24"/>
              </w:rPr>
              <w:t>LoanClosure</w:t>
            </w:r>
            <w:proofErr w:type="spellEnd"/>
            <w:r>
              <w:rPr>
                <w:sz w:val="24"/>
              </w:rPr>
              <w:t xml:space="preserve"> </w:t>
            </w:r>
          </w:p>
        </w:tc>
      </w:tr>
      <w:tr w:rsidR="003B3BDA" w14:paraId="5DBDECF7" w14:textId="77777777" w:rsidTr="008038E9">
        <w:trPr>
          <w:trHeight w:val="310"/>
        </w:trPr>
        <w:tc>
          <w:tcPr>
            <w:tcW w:w="1203" w:type="dxa"/>
            <w:tcBorders>
              <w:top w:val="single" w:sz="4" w:space="0" w:color="000000"/>
              <w:left w:val="single" w:sz="8" w:space="0" w:color="000000"/>
              <w:bottom w:val="single" w:sz="4" w:space="0" w:color="000000"/>
              <w:right w:val="single" w:sz="4" w:space="0" w:color="000000"/>
            </w:tcBorders>
          </w:tcPr>
          <w:p w14:paraId="09E28A73" w14:textId="77777777" w:rsidR="003B3BDA" w:rsidRDefault="003B3BDA" w:rsidP="008038E9">
            <w:r>
              <w:rPr>
                <w:b/>
                <w:sz w:val="24"/>
              </w:rPr>
              <w:t xml:space="preserve">URL </w:t>
            </w:r>
          </w:p>
        </w:tc>
        <w:tc>
          <w:tcPr>
            <w:tcW w:w="7962" w:type="dxa"/>
            <w:tcBorders>
              <w:top w:val="single" w:sz="4" w:space="0" w:color="000000"/>
              <w:left w:val="single" w:sz="4" w:space="0" w:color="000000"/>
              <w:bottom w:val="single" w:sz="4" w:space="0" w:color="000000"/>
              <w:right w:val="single" w:sz="8" w:space="0" w:color="000000"/>
            </w:tcBorders>
          </w:tcPr>
          <w:p w14:paraId="52E60796" w14:textId="77777777" w:rsidR="003B3BDA" w:rsidRDefault="00407E07" w:rsidP="008038E9">
            <w:hyperlink r:id="rId25">
              <w:r w:rsidR="003B3BDA">
                <w:rPr>
                  <w:color w:val="0563C1"/>
                  <w:sz w:val="24"/>
                  <w:u w:val="single" w:color="0563C1"/>
                </w:rPr>
                <w:t>http://xxxx/XXXX/VantageWebAPI/api/LoanClosure/LoanClosure</w:t>
              </w:r>
            </w:hyperlink>
            <w:hyperlink r:id="rId26">
              <w:r w:rsidR="003B3BDA">
                <w:rPr>
                  <w:color w:val="0563C1"/>
                  <w:sz w:val="2"/>
                </w:rPr>
                <w:t xml:space="preserve"> </w:t>
              </w:r>
            </w:hyperlink>
          </w:p>
        </w:tc>
      </w:tr>
      <w:tr w:rsidR="003B3BDA" w14:paraId="68AD0529" w14:textId="77777777" w:rsidTr="008038E9">
        <w:trPr>
          <w:trHeight w:val="331"/>
        </w:trPr>
        <w:tc>
          <w:tcPr>
            <w:tcW w:w="1203" w:type="dxa"/>
            <w:tcBorders>
              <w:top w:val="single" w:sz="4" w:space="0" w:color="000000"/>
              <w:left w:val="single" w:sz="8" w:space="0" w:color="000000"/>
              <w:bottom w:val="single" w:sz="8" w:space="0" w:color="000000"/>
              <w:right w:val="single" w:sz="4" w:space="0" w:color="000000"/>
            </w:tcBorders>
          </w:tcPr>
          <w:p w14:paraId="5A38BA03" w14:textId="77777777" w:rsidR="003B3BDA" w:rsidRDefault="003B3BDA" w:rsidP="008038E9">
            <w:r>
              <w:rPr>
                <w:b/>
                <w:sz w:val="24"/>
              </w:rPr>
              <w:t xml:space="preserve">Method </w:t>
            </w:r>
          </w:p>
        </w:tc>
        <w:tc>
          <w:tcPr>
            <w:tcW w:w="7962" w:type="dxa"/>
            <w:tcBorders>
              <w:top w:val="single" w:sz="4" w:space="0" w:color="000000"/>
              <w:left w:val="single" w:sz="4" w:space="0" w:color="000000"/>
              <w:bottom w:val="single" w:sz="8" w:space="0" w:color="000000"/>
              <w:right w:val="single" w:sz="8" w:space="0" w:color="000000"/>
            </w:tcBorders>
          </w:tcPr>
          <w:p w14:paraId="4D44EFB6" w14:textId="77777777" w:rsidR="003B3BDA" w:rsidRDefault="003B3BDA" w:rsidP="008038E9">
            <w:r>
              <w:rPr>
                <w:sz w:val="24"/>
              </w:rPr>
              <w:t xml:space="preserve">POST </w:t>
            </w:r>
          </w:p>
        </w:tc>
      </w:tr>
    </w:tbl>
    <w:p w14:paraId="50ABF340" w14:textId="77777777" w:rsidR="003B3BDA" w:rsidRDefault="003B3BDA" w:rsidP="003B3BDA">
      <w:pPr>
        <w:spacing w:after="159"/>
      </w:pPr>
      <w:r>
        <w:rPr>
          <w:sz w:val="24"/>
        </w:rPr>
        <w:t xml:space="preserve"> </w:t>
      </w:r>
    </w:p>
    <w:p w14:paraId="6F9FB3AA" w14:textId="77777777" w:rsidR="003B3BDA" w:rsidRDefault="003B3BDA" w:rsidP="003B3BDA">
      <w:pPr>
        <w:ind w:left="-5" w:hanging="10"/>
      </w:pPr>
      <w:r>
        <w:rPr>
          <w:b/>
          <w:sz w:val="24"/>
        </w:rPr>
        <w:t xml:space="preserve">HTTP headers are required to Authenticate the request.  The details required in http header is as follows. </w:t>
      </w:r>
    </w:p>
    <w:tbl>
      <w:tblPr>
        <w:tblStyle w:val="TableGrid0"/>
        <w:tblW w:w="9196" w:type="dxa"/>
        <w:tblInd w:w="10" w:type="dxa"/>
        <w:tblCellMar>
          <w:top w:w="60" w:type="dxa"/>
          <w:left w:w="108" w:type="dxa"/>
          <w:right w:w="56" w:type="dxa"/>
        </w:tblCellMar>
        <w:tblLook w:val="04A0" w:firstRow="1" w:lastRow="0" w:firstColumn="1" w:lastColumn="0" w:noHBand="0" w:noVBand="1"/>
      </w:tblPr>
      <w:tblGrid>
        <w:gridCol w:w="1575"/>
        <w:gridCol w:w="7621"/>
      </w:tblGrid>
      <w:tr w:rsidR="003B3BDA" w14:paraId="587F2FF5" w14:textId="77777777" w:rsidTr="008038E9">
        <w:trPr>
          <w:trHeight w:val="314"/>
        </w:trPr>
        <w:tc>
          <w:tcPr>
            <w:tcW w:w="1575" w:type="dxa"/>
            <w:tcBorders>
              <w:top w:val="single" w:sz="8" w:space="0" w:color="000000"/>
              <w:left w:val="single" w:sz="8" w:space="0" w:color="000000"/>
              <w:bottom w:val="single" w:sz="4" w:space="0" w:color="000000"/>
              <w:right w:val="single" w:sz="4" w:space="0" w:color="000000"/>
            </w:tcBorders>
          </w:tcPr>
          <w:p w14:paraId="5CBC83A8" w14:textId="77777777" w:rsidR="003B3BDA" w:rsidRDefault="003B3BDA" w:rsidP="008038E9">
            <w:proofErr w:type="spellStart"/>
            <w:r>
              <w:rPr>
                <w:b/>
                <w:sz w:val="24"/>
              </w:rPr>
              <w:t>UserID</w:t>
            </w:r>
            <w:proofErr w:type="spellEnd"/>
            <w:r>
              <w:rPr>
                <w:b/>
                <w:sz w:val="24"/>
              </w:rPr>
              <w:t xml:space="preserve"> </w:t>
            </w:r>
          </w:p>
        </w:tc>
        <w:tc>
          <w:tcPr>
            <w:tcW w:w="7622" w:type="dxa"/>
            <w:tcBorders>
              <w:top w:val="single" w:sz="8" w:space="0" w:color="000000"/>
              <w:left w:val="single" w:sz="4" w:space="0" w:color="000000"/>
              <w:bottom w:val="single" w:sz="4" w:space="0" w:color="000000"/>
              <w:right w:val="single" w:sz="8" w:space="0" w:color="000000"/>
            </w:tcBorders>
          </w:tcPr>
          <w:p w14:paraId="4713AA75" w14:textId="77777777" w:rsidR="003B3BDA" w:rsidRDefault="003B3BDA" w:rsidP="008038E9">
            <w:proofErr w:type="spellStart"/>
            <w:r>
              <w:rPr>
                <w:sz w:val="24"/>
              </w:rPr>
              <w:t>MilesAPI</w:t>
            </w:r>
            <w:proofErr w:type="spellEnd"/>
            <w:r>
              <w:rPr>
                <w:sz w:val="24"/>
              </w:rPr>
              <w:t xml:space="preserve"> </w:t>
            </w:r>
          </w:p>
        </w:tc>
      </w:tr>
      <w:tr w:rsidR="003B3BDA" w14:paraId="78CA40BF" w14:textId="77777777" w:rsidTr="008038E9">
        <w:trPr>
          <w:trHeight w:val="310"/>
        </w:trPr>
        <w:tc>
          <w:tcPr>
            <w:tcW w:w="1575" w:type="dxa"/>
            <w:tcBorders>
              <w:top w:val="single" w:sz="4" w:space="0" w:color="000000"/>
              <w:left w:val="single" w:sz="8" w:space="0" w:color="000000"/>
              <w:bottom w:val="single" w:sz="4" w:space="0" w:color="000000"/>
              <w:right w:val="single" w:sz="4" w:space="0" w:color="000000"/>
            </w:tcBorders>
          </w:tcPr>
          <w:p w14:paraId="225FA199" w14:textId="77777777" w:rsidR="003B3BDA" w:rsidRDefault="003B3BDA" w:rsidP="008038E9">
            <w:r>
              <w:rPr>
                <w:b/>
                <w:sz w:val="24"/>
              </w:rPr>
              <w:t xml:space="preserve">Password </w:t>
            </w:r>
          </w:p>
        </w:tc>
        <w:tc>
          <w:tcPr>
            <w:tcW w:w="7622" w:type="dxa"/>
            <w:tcBorders>
              <w:top w:val="single" w:sz="4" w:space="0" w:color="000000"/>
              <w:left w:val="single" w:sz="4" w:space="0" w:color="000000"/>
              <w:bottom w:val="single" w:sz="4" w:space="0" w:color="000000"/>
              <w:right w:val="single" w:sz="8" w:space="0" w:color="000000"/>
            </w:tcBorders>
          </w:tcPr>
          <w:p w14:paraId="49C72B05" w14:textId="77777777" w:rsidR="003B3BDA" w:rsidRDefault="003B3BDA" w:rsidP="008038E9">
            <w:r>
              <w:rPr>
                <w:sz w:val="24"/>
              </w:rPr>
              <w:t xml:space="preserve">deSY7NgwSjl5yqKrK0sNJg== </w:t>
            </w:r>
          </w:p>
        </w:tc>
      </w:tr>
      <w:tr w:rsidR="003B3BDA" w14:paraId="25132C87" w14:textId="77777777" w:rsidTr="008038E9">
        <w:trPr>
          <w:trHeight w:val="331"/>
        </w:trPr>
        <w:tc>
          <w:tcPr>
            <w:tcW w:w="1575" w:type="dxa"/>
            <w:tcBorders>
              <w:top w:val="single" w:sz="4" w:space="0" w:color="000000"/>
              <w:left w:val="single" w:sz="8" w:space="0" w:color="000000"/>
              <w:bottom w:val="single" w:sz="8" w:space="0" w:color="000000"/>
              <w:right w:val="single" w:sz="4" w:space="0" w:color="000000"/>
            </w:tcBorders>
          </w:tcPr>
          <w:p w14:paraId="0222C8BD" w14:textId="77777777" w:rsidR="003B3BDA" w:rsidRDefault="003B3BDA" w:rsidP="008038E9">
            <w:pPr>
              <w:jc w:val="both"/>
            </w:pPr>
            <w:r>
              <w:rPr>
                <w:b/>
                <w:sz w:val="24"/>
              </w:rPr>
              <w:t xml:space="preserve">Content-Type </w:t>
            </w:r>
          </w:p>
        </w:tc>
        <w:tc>
          <w:tcPr>
            <w:tcW w:w="7622" w:type="dxa"/>
            <w:tcBorders>
              <w:top w:val="single" w:sz="4" w:space="0" w:color="000000"/>
              <w:left w:val="single" w:sz="4" w:space="0" w:color="000000"/>
              <w:bottom w:val="single" w:sz="8" w:space="0" w:color="000000"/>
              <w:right w:val="single" w:sz="8" w:space="0" w:color="000000"/>
            </w:tcBorders>
          </w:tcPr>
          <w:p w14:paraId="0B7BBD20" w14:textId="77777777" w:rsidR="003B3BDA" w:rsidRDefault="003B3BDA" w:rsidP="008038E9">
            <w:r>
              <w:rPr>
                <w:sz w:val="24"/>
              </w:rPr>
              <w:t xml:space="preserve">application/json </w:t>
            </w:r>
          </w:p>
        </w:tc>
      </w:tr>
    </w:tbl>
    <w:p w14:paraId="447FDB87" w14:textId="6B9FEE7A" w:rsidR="003B3BDA" w:rsidRDefault="003B3BDA" w:rsidP="003B3BDA"/>
    <w:p w14:paraId="00E77CBB" w14:textId="2200DD78" w:rsidR="003B3BDA" w:rsidRDefault="003B3BDA" w:rsidP="003B3BDA">
      <w:pPr>
        <w:pStyle w:val="Heading2"/>
        <w:ind w:left="730"/>
      </w:pPr>
      <w:bookmarkStart w:id="120" w:name="_Toc188379678"/>
      <w:r>
        <w:t>9.1.</w:t>
      </w:r>
      <w:r>
        <w:rPr>
          <w:rFonts w:ascii="Arial" w:eastAsia="Arial" w:hAnsi="Arial" w:cs="Arial"/>
        </w:rPr>
        <w:t xml:space="preserve"> </w:t>
      </w:r>
      <w:r>
        <w:t>Sample JSON Request</w:t>
      </w:r>
      <w:bookmarkEnd w:id="120"/>
      <w:r>
        <w:t xml:space="preserve"> </w:t>
      </w:r>
    </w:p>
    <w:p w14:paraId="30A6D186" w14:textId="77777777" w:rsidR="003B3BDA" w:rsidRDefault="003B3BDA" w:rsidP="003B3BDA">
      <w:pPr>
        <w:spacing w:after="166" w:line="250" w:lineRule="auto"/>
        <w:ind w:left="10" w:right="4" w:hanging="10"/>
        <w:rPr>
          <w:sz w:val="24"/>
        </w:rPr>
      </w:pPr>
    </w:p>
    <w:p w14:paraId="78ED855D" w14:textId="3ED5F1B7" w:rsidR="003B3BDA" w:rsidRPr="003B3BDA" w:rsidRDefault="003B3BDA" w:rsidP="003B3BDA">
      <w:pPr>
        <w:spacing w:after="166" w:line="250" w:lineRule="auto"/>
        <w:ind w:left="10" w:right="4" w:hanging="10"/>
        <w:rPr>
          <w:sz w:val="24"/>
        </w:rPr>
      </w:pPr>
      <w:r>
        <w:rPr>
          <w:sz w:val="24"/>
        </w:rPr>
        <w:t xml:space="preserve">To get data in JSON </w:t>
      </w:r>
    </w:p>
    <w:p w14:paraId="114FB6D2" w14:textId="77777777" w:rsidR="00831B71" w:rsidRDefault="003B3BDA" w:rsidP="00831B71">
      <w:pPr>
        <w:pBdr>
          <w:top w:val="single" w:sz="4" w:space="0" w:color="000000"/>
          <w:left w:val="single" w:sz="4" w:space="0" w:color="000000"/>
          <w:bottom w:val="single" w:sz="4" w:space="0" w:color="000000"/>
          <w:right w:val="single" w:sz="4" w:space="0" w:color="000000"/>
        </w:pBdr>
        <w:spacing w:after="173" w:line="250" w:lineRule="auto"/>
        <w:ind w:left="108" w:hanging="10"/>
      </w:pPr>
      <w:r>
        <w:rPr>
          <w:sz w:val="24"/>
        </w:rPr>
        <w:t xml:space="preserve">{ </w:t>
      </w:r>
    </w:p>
    <w:p w14:paraId="2EF69285" w14:textId="43243A88" w:rsidR="003B3BDA" w:rsidRPr="00831B71" w:rsidRDefault="00831B71" w:rsidP="00831B71">
      <w:pPr>
        <w:pBdr>
          <w:top w:val="single" w:sz="4" w:space="0" w:color="000000"/>
          <w:left w:val="single" w:sz="4" w:space="0" w:color="000000"/>
          <w:bottom w:val="single" w:sz="4" w:space="0" w:color="000000"/>
          <w:right w:val="single" w:sz="4" w:space="0" w:color="000000"/>
        </w:pBdr>
        <w:spacing w:after="173" w:line="250" w:lineRule="auto"/>
        <w:ind w:left="108" w:hanging="10"/>
      </w:pPr>
      <w:r>
        <w:rPr>
          <w:sz w:val="24"/>
        </w:rPr>
        <w:lastRenderedPageBreak/>
        <w:t xml:space="preserve">  </w:t>
      </w:r>
      <w:r w:rsidR="003B3BDA">
        <w:rPr>
          <w:sz w:val="24"/>
        </w:rPr>
        <w:t xml:space="preserve">    "</w:t>
      </w:r>
      <w:proofErr w:type="spellStart"/>
      <w:r w:rsidR="003B3BDA">
        <w:rPr>
          <w:sz w:val="24"/>
        </w:rPr>
        <w:t>LoanNo</w:t>
      </w:r>
      <w:proofErr w:type="spellEnd"/>
      <w:proofErr w:type="gramStart"/>
      <w:r w:rsidR="003B3BDA">
        <w:rPr>
          <w:sz w:val="24"/>
        </w:rPr>
        <w:t>" :</w:t>
      </w:r>
      <w:proofErr w:type="gramEnd"/>
      <w:r w:rsidR="003B3BDA">
        <w:rPr>
          <w:sz w:val="24"/>
        </w:rPr>
        <w:t xml:space="preserve"> "V100LAS00010462", </w:t>
      </w:r>
    </w:p>
    <w:p w14:paraId="7EAC2B8D" w14:textId="06A11B7E" w:rsidR="00831B71" w:rsidRDefault="00831B71" w:rsidP="003B3BDA">
      <w:pPr>
        <w:pBdr>
          <w:top w:val="single" w:sz="4" w:space="0" w:color="000000"/>
          <w:left w:val="single" w:sz="4" w:space="0" w:color="000000"/>
          <w:bottom w:val="single" w:sz="4" w:space="0" w:color="000000"/>
          <w:right w:val="single" w:sz="4" w:space="0" w:color="000000"/>
        </w:pBdr>
        <w:spacing w:after="173" w:line="250" w:lineRule="auto"/>
        <w:ind w:left="108" w:hanging="10"/>
      </w:pPr>
      <w:r>
        <w:tab/>
        <w:t xml:space="preserve">       </w:t>
      </w:r>
      <w:r>
        <w:rPr>
          <w:sz w:val="24"/>
        </w:rPr>
        <w:t>"Format":"2",</w:t>
      </w:r>
    </w:p>
    <w:p w14:paraId="28705856" w14:textId="77777777" w:rsidR="003B3BDA" w:rsidRDefault="003B3BDA" w:rsidP="003B3BDA">
      <w:pPr>
        <w:pBdr>
          <w:top w:val="single" w:sz="4" w:space="0" w:color="000000"/>
          <w:left w:val="single" w:sz="4" w:space="0" w:color="000000"/>
          <w:bottom w:val="single" w:sz="4" w:space="0" w:color="000000"/>
          <w:right w:val="single" w:sz="4" w:space="0" w:color="000000"/>
        </w:pBdr>
        <w:spacing w:after="173" w:line="250" w:lineRule="auto"/>
        <w:ind w:left="108" w:hanging="10"/>
      </w:pPr>
      <w:r>
        <w:rPr>
          <w:sz w:val="24"/>
        </w:rPr>
        <w:t xml:space="preserve">      "FromDate":"2023-Sep-09", </w:t>
      </w:r>
    </w:p>
    <w:p w14:paraId="78F9B5C1" w14:textId="77777777" w:rsidR="003B3BDA" w:rsidRDefault="003B3BDA" w:rsidP="003B3BDA">
      <w:pPr>
        <w:pBdr>
          <w:top w:val="single" w:sz="4" w:space="0" w:color="000000"/>
          <w:left w:val="single" w:sz="4" w:space="0" w:color="000000"/>
          <w:bottom w:val="single" w:sz="4" w:space="0" w:color="000000"/>
          <w:right w:val="single" w:sz="4" w:space="0" w:color="000000"/>
        </w:pBdr>
        <w:spacing w:after="173" w:line="250" w:lineRule="auto"/>
        <w:ind w:left="108" w:hanging="10"/>
      </w:pPr>
      <w:r>
        <w:rPr>
          <w:sz w:val="24"/>
        </w:rPr>
        <w:t xml:space="preserve">      "ToDate":"2023-09-30", </w:t>
      </w:r>
    </w:p>
    <w:p w14:paraId="1EBE9724" w14:textId="77777777" w:rsidR="003B3BDA" w:rsidRDefault="003B3BDA" w:rsidP="003B3BDA">
      <w:pPr>
        <w:pBdr>
          <w:top w:val="single" w:sz="4" w:space="0" w:color="000000"/>
          <w:left w:val="single" w:sz="4" w:space="0" w:color="000000"/>
          <w:bottom w:val="single" w:sz="4" w:space="0" w:color="000000"/>
          <w:right w:val="single" w:sz="4" w:space="0" w:color="000000"/>
        </w:pBdr>
        <w:spacing w:after="173" w:line="250" w:lineRule="auto"/>
        <w:ind w:left="108" w:hanging="10"/>
      </w:pPr>
      <w:r>
        <w:rPr>
          <w:sz w:val="24"/>
        </w:rPr>
        <w:t xml:space="preserve">      "</w:t>
      </w:r>
      <w:proofErr w:type="spellStart"/>
      <w:r>
        <w:rPr>
          <w:sz w:val="24"/>
        </w:rPr>
        <w:t>ReportType</w:t>
      </w:r>
      <w:proofErr w:type="spellEnd"/>
      <w:r>
        <w:rPr>
          <w:sz w:val="24"/>
        </w:rPr>
        <w:t xml:space="preserve">":"Data" </w:t>
      </w:r>
    </w:p>
    <w:p w14:paraId="10B8F475" w14:textId="77777777" w:rsidR="003B3BDA" w:rsidRDefault="003B3BDA" w:rsidP="003B3BDA">
      <w:pPr>
        <w:pBdr>
          <w:top w:val="single" w:sz="4" w:space="0" w:color="000000"/>
          <w:left w:val="single" w:sz="4" w:space="0" w:color="000000"/>
          <w:bottom w:val="single" w:sz="4" w:space="0" w:color="000000"/>
          <w:right w:val="single" w:sz="4" w:space="0" w:color="000000"/>
        </w:pBdr>
        <w:spacing w:after="173" w:line="250" w:lineRule="auto"/>
        <w:ind w:left="108" w:hanging="10"/>
      </w:pPr>
      <w:r>
        <w:rPr>
          <w:sz w:val="24"/>
        </w:rPr>
        <w:t xml:space="preserve"> } </w:t>
      </w:r>
    </w:p>
    <w:p w14:paraId="524D283F" w14:textId="77777777" w:rsidR="003B3BDA" w:rsidRDefault="003B3BDA" w:rsidP="003B3BDA">
      <w:pPr>
        <w:spacing w:after="198"/>
      </w:pPr>
    </w:p>
    <w:p w14:paraId="750DD8B8" w14:textId="75E2374A" w:rsidR="003B3BDA" w:rsidRDefault="003B3BDA" w:rsidP="003B3BDA">
      <w:pPr>
        <w:pStyle w:val="Heading2"/>
        <w:spacing w:after="1"/>
        <w:ind w:right="5228"/>
        <w:jc w:val="right"/>
      </w:pPr>
      <w:bookmarkStart w:id="121" w:name="_Toc188379679"/>
      <w:r>
        <w:t>9.2.</w:t>
      </w:r>
      <w:r>
        <w:rPr>
          <w:rFonts w:ascii="Arial" w:eastAsia="Arial" w:hAnsi="Arial" w:cs="Arial"/>
        </w:rPr>
        <w:t xml:space="preserve"> </w:t>
      </w:r>
      <w:r>
        <w:t>Sample JSON Request Specification details</w:t>
      </w:r>
      <w:bookmarkEnd w:id="121"/>
      <w:r>
        <w:t xml:space="preserve"> </w:t>
      </w:r>
    </w:p>
    <w:p w14:paraId="026FFD7C" w14:textId="77777777" w:rsidR="00544B2A" w:rsidRPr="00544B2A" w:rsidRDefault="00544B2A" w:rsidP="00544B2A"/>
    <w:tbl>
      <w:tblPr>
        <w:tblStyle w:val="TableGrid0"/>
        <w:tblW w:w="10790" w:type="dxa"/>
        <w:tblInd w:w="6" w:type="dxa"/>
        <w:tblCellMar>
          <w:top w:w="52" w:type="dxa"/>
          <w:left w:w="107" w:type="dxa"/>
          <w:right w:w="1" w:type="dxa"/>
        </w:tblCellMar>
        <w:tblLook w:val="04A0" w:firstRow="1" w:lastRow="0" w:firstColumn="1" w:lastColumn="0" w:noHBand="0" w:noVBand="1"/>
      </w:tblPr>
      <w:tblGrid>
        <w:gridCol w:w="1353"/>
        <w:gridCol w:w="1672"/>
        <w:gridCol w:w="1537"/>
        <w:gridCol w:w="6228"/>
      </w:tblGrid>
      <w:tr w:rsidR="003B3BDA" w14:paraId="7CE22C1E" w14:textId="77777777" w:rsidTr="008038E9">
        <w:trPr>
          <w:trHeight w:val="595"/>
        </w:trPr>
        <w:tc>
          <w:tcPr>
            <w:tcW w:w="1353" w:type="dxa"/>
            <w:tcBorders>
              <w:top w:val="single" w:sz="4" w:space="0" w:color="000000"/>
              <w:left w:val="single" w:sz="4" w:space="0" w:color="000000"/>
              <w:bottom w:val="single" w:sz="4" w:space="0" w:color="000000"/>
              <w:right w:val="single" w:sz="4" w:space="0" w:color="000000"/>
            </w:tcBorders>
            <w:shd w:val="clear" w:color="auto" w:fill="F4B084"/>
          </w:tcPr>
          <w:p w14:paraId="2F3FF0E6" w14:textId="77777777" w:rsidR="003B3BDA" w:rsidRDefault="003B3BDA" w:rsidP="008038E9">
            <w:proofErr w:type="spellStart"/>
            <w:r>
              <w:rPr>
                <w:b/>
                <w:sz w:val="24"/>
              </w:rPr>
              <w:t>FieldName</w:t>
            </w:r>
            <w:proofErr w:type="spellEnd"/>
            <w:r>
              <w:rPr>
                <w:b/>
                <w:sz w:val="24"/>
              </w:rPr>
              <w:t xml:space="preserve"> </w:t>
            </w:r>
          </w:p>
        </w:tc>
        <w:tc>
          <w:tcPr>
            <w:tcW w:w="1672" w:type="dxa"/>
            <w:tcBorders>
              <w:top w:val="single" w:sz="4" w:space="0" w:color="000000"/>
              <w:left w:val="single" w:sz="4" w:space="0" w:color="000000"/>
              <w:bottom w:val="single" w:sz="4" w:space="0" w:color="000000"/>
              <w:right w:val="single" w:sz="4" w:space="0" w:color="000000"/>
            </w:tcBorders>
            <w:shd w:val="clear" w:color="auto" w:fill="F4B084"/>
          </w:tcPr>
          <w:p w14:paraId="43096A51" w14:textId="77777777" w:rsidR="003B3BDA" w:rsidRDefault="003B3BDA" w:rsidP="008038E9">
            <w:pPr>
              <w:ind w:left="1"/>
            </w:pPr>
            <w:proofErr w:type="spellStart"/>
            <w:proofErr w:type="gramStart"/>
            <w:r>
              <w:rPr>
                <w:b/>
                <w:sz w:val="24"/>
              </w:rPr>
              <w:t>DataType</w:t>
            </w:r>
            <w:proofErr w:type="spellEnd"/>
            <w:r>
              <w:rPr>
                <w:b/>
                <w:sz w:val="24"/>
              </w:rPr>
              <w:t>(</w:t>
            </w:r>
            <w:proofErr w:type="gramEnd"/>
            <w:r>
              <w:rPr>
                <w:b/>
                <w:sz w:val="24"/>
              </w:rPr>
              <w:t xml:space="preserve">Len) </w:t>
            </w:r>
          </w:p>
        </w:tc>
        <w:tc>
          <w:tcPr>
            <w:tcW w:w="1537" w:type="dxa"/>
            <w:tcBorders>
              <w:top w:val="single" w:sz="4" w:space="0" w:color="000000"/>
              <w:left w:val="single" w:sz="4" w:space="0" w:color="000000"/>
              <w:bottom w:val="single" w:sz="4" w:space="0" w:color="000000"/>
              <w:right w:val="single" w:sz="4" w:space="0" w:color="000000"/>
            </w:tcBorders>
            <w:shd w:val="clear" w:color="auto" w:fill="F4B084"/>
          </w:tcPr>
          <w:p w14:paraId="5B407932" w14:textId="77777777" w:rsidR="003B3BDA" w:rsidRDefault="003B3BDA" w:rsidP="008038E9">
            <w:r>
              <w:rPr>
                <w:b/>
                <w:sz w:val="24"/>
              </w:rPr>
              <w:t xml:space="preserve">Mandatory (Yes/No/CM)  </w:t>
            </w:r>
          </w:p>
        </w:tc>
        <w:tc>
          <w:tcPr>
            <w:tcW w:w="6228" w:type="dxa"/>
            <w:tcBorders>
              <w:top w:val="single" w:sz="4" w:space="0" w:color="000000"/>
              <w:left w:val="single" w:sz="4" w:space="0" w:color="000000"/>
              <w:bottom w:val="single" w:sz="4" w:space="0" w:color="000000"/>
              <w:right w:val="single" w:sz="4" w:space="0" w:color="000000"/>
            </w:tcBorders>
            <w:shd w:val="clear" w:color="auto" w:fill="F4B084"/>
          </w:tcPr>
          <w:p w14:paraId="53764FD9" w14:textId="77777777" w:rsidR="003B3BDA" w:rsidRDefault="003B3BDA" w:rsidP="008038E9">
            <w:pPr>
              <w:ind w:left="1"/>
            </w:pPr>
            <w:r>
              <w:rPr>
                <w:b/>
                <w:sz w:val="24"/>
              </w:rPr>
              <w:t xml:space="preserve">Description </w:t>
            </w:r>
          </w:p>
        </w:tc>
      </w:tr>
      <w:tr w:rsidR="003B3BDA" w14:paraId="06D7336B" w14:textId="77777777" w:rsidTr="008038E9">
        <w:trPr>
          <w:trHeight w:val="889"/>
        </w:trPr>
        <w:tc>
          <w:tcPr>
            <w:tcW w:w="1353" w:type="dxa"/>
            <w:tcBorders>
              <w:top w:val="single" w:sz="4" w:space="0" w:color="000000"/>
              <w:left w:val="single" w:sz="4" w:space="0" w:color="000000"/>
              <w:bottom w:val="single" w:sz="4" w:space="0" w:color="000000"/>
              <w:right w:val="single" w:sz="4" w:space="0" w:color="000000"/>
            </w:tcBorders>
          </w:tcPr>
          <w:p w14:paraId="0BC37782" w14:textId="77777777" w:rsidR="003B3BDA" w:rsidRDefault="003B3BDA" w:rsidP="008038E9">
            <w:proofErr w:type="spellStart"/>
            <w:r>
              <w:rPr>
                <w:sz w:val="24"/>
              </w:rPr>
              <w:t>LoanNo</w:t>
            </w:r>
            <w:proofErr w:type="spellEnd"/>
            <w:r>
              <w:rPr>
                <w:sz w:val="24"/>
              </w:rPr>
              <w:t xml:space="preserve"> </w:t>
            </w:r>
          </w:p>
        </w:tc>
        <w:tc>
          <w:tcPr>
            <w:tcW w:w="1672" w:type="dxa"/>
            <w:tcBorders>
              <w:top w:val="single" w:sz="4" w:space="0" w:color="000000"/>
              <w:left w:val="single" w:sz="4" w:space="0" w:color="000000"/>
              <w:bottom w:val="single" w:sz="4" w:space="0" w:color="000000"/>
              <w:right w:val="single" w:sz="4" w:space="0" w:color="000000"/>
            </w:tcBorders>
          </w:tcPr>
          <w:p w14:paraId="64CC6C66" w14:textId="77777777" w:rsidR="003B3BDA" w:rsidRDefault="003B3BDA" w:rsidP="008038E9">
            <w:pPr>
              <w:ind w:left="1"/>
            </w:pPr>
            <w:proofErr w:type="gramStart"/>
            <w:r>
              <w:rPr>
                <w:sz w:val="24"/>
              </w:rPr>
              <w:t>VARCHAR(</w:t>
            </w:r>
            <w:proofErr w:type="gramEnd"/>
            <w:r>
              <w:rPr>
                <w:sz w:val="24"/>
              </w:rPr>
              <w:t xml:space="preserve">50) </w:t>
            </w:r>
          </w:p>
        </w:tc>
        <w:tc>
          <w:tcPr>
            <w:tcW w:w="1537" w:type="dxa"/>
            <w:tcBorders>
              <w:top w:val="single" w:sz="4" w:space="0" w:color="000000"/>
              <w:left w:val="single" w:sz="4" w:space="0" w:color="000000"/>
              <w:bottom w:val="single" w:sz="4" w:space="0" w:color="000000"/>
              <w:right w:val="single" w:sz="4" w:space="0" w:color="000000"/>
            </w:tcBorders>
          </w:tcPr>
          <w:p w14:paraId="11676B69" w14:textId="77777777" w:rsidR="003B3BDA" w:rsidRDefault="003B3BDA" w:rsidP="008038E9">
            <w:r>
              <w:rPr>
                <w:sz w:val="24"/>
              </w:rPr>
              <w:t xml:space="preserve">Yes </w:t>
            </w:r>
          </w:p>
        </w:tc>
        <w:tc>
          <w:tcPr>
            <w:tcW w:w="6228" w:type="dxa"/>
            <w:tcBorders>
              <w:top w:val="single" w:sz="4" w:space="0" w:color="000000"/>
              <w:left w:val="single" w:sz="4" w:space="0" w:color="000000"/>
              <w:bottom w:val="single" w:sz="4" w:space="0" w:color="000000"/>
              <w:right w:val="single" w:sz="4" w:space="0" w:color="000000"/>
            </w:tcBorders>
          </w:tcPr>
          <w:p w14:paraId="47905344" w14:textId="77777777" w:rsidR="003B3BDA" w:rsidRDefault="003B3BDA" w:rsidP="008038E9">
            <w:pPr>
              <w:ind w:left="1"/>
            </w:pPr>
            <w:r>
              <w:rPr>
                <w:sz w:val="24"/>
              </w:rPr>
              <w:t xml:space="preserve">This will be the loan contract number (L5) for which the customer wants to retrieve foreclosure report. This should be available in Vantage system. </w:t>
            </w:r>
          </w:p>
        </w:tc>
      </w:tr>
      <w:tr w:rsidR="003B3BDA" w14:paraId="2EEBE5C2" w14:textId="77777777" w:rsidTr="008038E9">
        <w:trPr>
          <w:trHeight w:val="1210"/>
        </w:trPr>
        <w:tc>
          <w:tcPr>
            <w:tcW w:w="1353" w:type="dxa"/>
            <w:tcBorders>
              <w:top w:val="single" w:sz="4" w:space="0" w:color="000000"/>
              <w:left w:val="single" w:sz="4" w:space="0" w:color="000000"/>
              <w:bottom w:val="single" w:sz="4" w:space="0" w:color="000000"/>
              <w:right w:val="single" w:sz="4" w:space="0" w:color="000000"/>
            </w:tcBorders>
          </w:tcPr>
          <w:p w14:paraId="08DC4FF0" w14:textId="77777777" w:rsidR="003B3BDA" w:rsidRDefault="003B3BDA" w:rsidP="008038E9">
            <w:r>
              <w:rPr>
                <w:sz w:val="24"/>
              </w:rPr>
              <w:t xml:space="preserve">Format </w:t>
            </w:r>
          </w:p>
        </w:tc>
        <w:tc>
          <w:tcPr>
            <w:tcW w:w="1672" w:type="dxa"/>
            <w:tcBorders>
              <w:top w:val="single" w:sz="4" w:space="0" w:color="000000"/>
              <w:left w:val="single" w:sz="4" w:space="0" w:color="000000"/>
              <w:bottom w:val="single" w:sz="4" w:space="0" w:color="000000"/>
              <w:right w:val="single" w:sz="4" w:space="0" w:color="000000"/>
            </w:tcBorders>
          </w:tcPr>
          <w:p w14:paraId="06F36948" w14:textId="77777777" w:rsidR="003B3BDA" w:rsidRDefault="003B3BDA" w:rsidP="008038E9">
            <w:pPr>
              <w:ind w:left="1"/>
            </w:pPr>
            <w:proofErr w:type="gramStart"/>
            <w:r>
              <w:rPr>
                <w:sz w:val="24"/>
              </w:rPr>
              <w:t>VARCHAR(</w:t>
            </w:r>
            <w:proofErr w:type="gramEnd"/>
            <w:r>
              <w:rPr>
                <w:sz w:val="24"/>
              </w:rPr>
              <w:t xml:space="preserve">18) </w:t>
            </w:r>
          </w:p>
        </w:tc>
        <w:tc>
          <w:tcPr>
            <w:tcW w:w="1537" w:type="dxa"/>
            <w:tcBorders>
              <w:top w:val="single" w:sz="4" w:space="0" w:color="000000"/>
              <w:left w:val="single" w:sz="4" w:space="0" w:color="000000"/>
              <w:bottom w:val="single" w:sz="4" w:space="0" w:color="000000"/>
              <w:right w:val="single" w:sz="4" w:space="0" w:color="000000"/>
            </w:tcBorders>
          </w:tcPr>
          <w:p w14:paraId="431AA062" w14:textId="77777777" w:rsidR="003B3BDA" w:rsidRDefault="003B3BDA" w:rsidP="008038E9">
            <w:r>
              <w:rPr>
                <w:sz w:val="24"/>
              </w:rPr>
              <w:t xml:space="preserve">Yes </w:t>
            </w:r>
          </w:p>
        </w:tc>
        <w:tc>
          <w:tcPr>
            <w:tcW w:w="6228" w:type="dxa"/>
            <w:tcBorders>
              <w:top w:val="single" w:sz="4" w:space="0" w:color="000000"/>
              <w:left w:val="single" w:sz="4" w:space="0" w:color="000000"/>
              <w:bottom w:val="single" w:sz="4" w:space="0" w:color="000000"/>
              <w:right w:val="single" w:sz="4" w:space="0" w:color="000000"/>
            </w:tcBorders>
          </w:tcPr>
          <w:p w14:paraId="6F87B667" w14:textId="77777777" w:rsidR="003B3BDA" w:rsidRDefault="003B3BDA" w:rsidP="008038E9">
            <w:pPr>
              <w:spacing w:after="1"/>
              <w:ind w:left="1"/>
            </w:pPr>
            <w:r>
              <w:rPr>
                <w:sz w:val="24"/>
              </w:rPr>
              <w:t xml:space="preserve">Format in which the customer wants to retrieve foreclosure report. By </w:t>
            </w:r>
            <w:proofErr w:type="gramStart"/>
            <w:r>
              <w:rPr>
                <w:sz w:val="24"/>
              </w:rPr>
              <w:t>default</w:t>
            </w:r>
            <w:proofErr w:type="gramEnd"/>
            <w:r>
              <w:rPr>
                <w:sz w:val="24"/>
              </w:rPr>
              <w:t xml:space="preserve"> it will be format 2 in this case. </w:t>
            </w:r>
          </w:p>
          <w:p w14:paraId="446D6F59" w14:textId="77777777" w:rsidR="003B3BDA" w:rsidRDefault="003B3BDA" w:rsidP="008038E9">
            <w:pPr>
              <w:ind w:left="1"/>
            </w:pPr>
            <w:r>
              <w:rPr>
                <w:sz w:val="24"/>
              </w:rPr>
              <w:t xml:space="preserve"> </w:t>
            </w:r>
          </w:p>
          <w:p w14:paraId="355592C2" w14:textId="77777777" w:rsidR="003B3BDA" w:rsidRDefault="003B3BDA" w:rsidP="008038E9">
            <w:pPr>
              <w:ind w:left="1"/>
            </w:pPr>
            <w:r>
              <w:rPr>
                <w:sz w:val="24"/>
              </w:rPr>
              <w:t xml:space="preserve">"2" needs to be send in the request. </w:t>
            </w:r>
          </w:p>
        </w:tc>
      </w:tr>
      <w:tr w:rsidR="003B3BDA" w14:paraId="1278B7AC" w14:textId="77777777" w:rsidTr="008038E9">
        <w:trPr>
          <w:trHeight w:val="610"/>
        </w:trPr>
        <w:tc>
          <w:tcPr>
            <w:tcW w:w="1353" w:type="dxa"/>
            <w:tcBorders>
              <w:top w:val="single" w:sz="4" w:space="0" w:color="000000"/>
              <w:left w:val="single" w:sz="4" w:space="0" w:color="000000"/>
              <w:bottom w:val="single" w:sz="4" w:space="0" w:color="000000"/>
              <w:right w:val="single" w:sz="4" w:space="0" w:color="000000"/>
            </w:tcBorders>
          </w:tcPr>
          <w:p w14:paraId="2ADA0FAE" w14:textId="77777777" w:rsidR="003B3BDA" w:rsidRDefault="003B3BDA" w:rsidP="008038E9">
            <w:proofErr w:type="spellStart"/>
            <w:r>
              <w:rPr>
                <w:sz w:val="24"/>
              </w:rPr>
              <w:t>FromDate</w:t>
            </w:r>
            <w:proofErr w:type="spellEnd"/>
            <w:r>
              <w:rPr>
                <w:sz w:val="24"/>
              </w:rPr>
              <w:t xml:space="preserve"> </w:t>
            </w:r>
          </w:p>
        </w:tc>
        <w:tc>
          <w:tcPr>
            <w:tcW w:w="1672" w:type="dxa"/>
            <w:tcBorders>
              <w:top w:val="single" w:sz="4" w:space="0" w:color="000000"/>
              <w:left w:val="single" w:sz="4" w:space="0" w:color="000000"/>
              <w:bottom w:val="single" w:sz="4" w:space="0" w:color="000000"/>
              <w:right w:val="single" w:sz="4" w:space="0" w:color="000000"/>
            </w:tcBorders>
          </w:tcPr>
          <w:p w14:paraId="0A9855A3" w14:textId="77777777" w:rsidR="003B3BDA" w:rsidRDefault="003B3BDA" w:rsidP="008038E9">
            <w:pPr>
              <w:ind w:left="1"/>
            </w:pPr>
            <w:proofErr w:type="gramStart"/>
            <w:r>
              <w:rPr>
                <w:sz w:val="24"/>
              </w:rPr>
              <w:t>Datetime(</w:t>
            </w:r>
            <w:proofErr w:type="gramEnd"/>
            <w:r>
              <w:rPr>
                <w:sz w:val="24"/>
              </w:rPr>
              <w:t xml:space="preserve">18) </w:t>
            </w:r>
          </w:p>
        </w:tc>
        <w:tc>
          <w:tcPr>
            <w:tcW w:w="1537" w:type="dxa"/>
            <w:tcBorders>
              <w:top w:val="single" w:sz="4" w:space="0" w:color="000000"/>
              <w:left w:val="single" w:sz="4" w:space="0" w:color="000000"/>
              <w:bottom w:val="single" w:sz="4" w:space="0" w:color="000000"/>
              <w:right w:val="single" w:sz="4" w:space="0" w:color="000000"/>
            </w:tcBorders>
          </w:tcPr>
          <w:p w14:paraId="111A1660" w14:textId="77777777" w:rsidR="003B3BDA" w:rsidRDefault="003B3BDA" w:rsidP="008038E9">
            <w:r>
              <w:rPr>
                <w:sz w:val="24"/>
              </w:rPr>
              <w:t xml:space="preserve">Yes </w:t>
            </w:r>
          </w:p>
        </w:tc>
        <w:tc>
          <w:tcPr>
            <w:tcW w:w="6228" w:type="dxa"/>
            <w:tcBorders>
              <w:top w:val="single" w:sz="4" w:space="0" w:color="000000"/>
              <w:left w:val="single" w:sz="4" w:space="0" w:color="000000"/>
              <w:bottom w:val="single" w:sz="4" w:space="0" w:color="000000"/>
              <w:right w:val="single" w:sz="4" w:space="0" w:color="000000"/>
            </w:tcBorders>
          </w:tcPr>
          <w:p w14:paraId="30D91148" w14:textId="5FE647B3" w:rsidR="003B3BDA" w:rsidRDefault="003B3BDA" w:rsidP="008038E9">
            <w:pPr>
              <w:ind w:left="1"/>
              <w:jc w:val="both"/>
            </w:pPr>
            <w:r>
              <w:rPr>
                <w:sz w:val="24"/>
              </w:rPr>
              <w:t xml:space="preserve">This will be the loan foreclosure date at which customer is generating the foreclosure report. </w:t>
            </w:r>
          </w:p>
        </w:tc>
      </w:tr>
      <w:tr w:rsidR="003B3BDA" w14:paraId="65FE5EC6" w14:textId="77777777" w:rsidTr="008038E9">
        <w:trPr>
          <w:trHeight w:val="610"/>
        </w:trPr>
        <w:tc>
          <w:tcPr>
            <w:tcW w:w="1353" w:type="dxa"/>
            <w:tcBorders>
              <w:top w:val="single" w:sz="4" w:space="0" w:color="000000"/>
              <w:left w:val="single" w:sz="4" w:space="0" w:color="000000"/>
              <w:bottom w:val="single" w:sz="4" w:space="0" w:color="000000"/>
              <w:right w:val="single" w:sz="4" w:space="0" w:color="000000"/>
            </w:tcBorders>
          </w:tcPr>
          <w:p w14:paraId="3C2B0405" w14:textId="77777777" w:rsidR="003B3BDA" w:rsidRDefault="003B3BDA" w:rsidP="008038E9">
            <w:proofErr w:type="spellStart"/>
            <w:r>
              <w:rPr>
                <w:sz w:val="24"/>
              </w:rPr>
              <w:t>ToDate</w:t>
            </w:r>
            <w:proofErr w:type="spellEnd"/>
            <w:r>
              <w:rPr>
                <w:sz w:val="24"/>
              </w:rPr>
              <w:t xml:space="preserve"> </w:t>
            </w:r>
          </w:p>
        </w:tc>
        <w:tc>
          <w:tcPr>
            <w:tcW w:w="1672" w:type="dxa"/>
            <w:tcBorders>
              <w:top w:val="single" w:sz="4" w:space="0" w:color="000000"/>
              <w:left w:val="single" w:sz="4" w:space="0" w:color="000000"/>
              <w:bottom w:val="single" w:sz="4" w:space="0" w:color="000000"/>
              <w:right w:val="single" w:sz="4" w:space="0" w:color="000000"/>
            </w:tcBorders>
          </w:tcPr>
          <w:p w14:paraId="5946190B" w14:textId="77777777" w:rsidR="003B3BDA" w:rsidRDefault="003B3BDA" w:rsidP="008038E9">
            <w:pPr>
              <w:ind w:left="1"/>
            </w:pPr>
            <w:proofErr w:type="gramStart"/>
            <w:r>
              <w:rPr>
                <w:sz w:val="24"/>
              </w:rPr>
              <w:t>Datetime(</w:t>
            </w:r>
            <w:proofErr w:type="gramEnd"/>
            <w:r>
              <w:rPr>
                <w:sz w:val="24"/>
              </w:rPr>
              <w:t xml:space="preserve">18) </w:t>
            </w:r>
          </w:p>
        </w:tc>
        <w:tc>
          <w:tcPr>
            <w:tcW w:w="1537" w:type="dxa"/>
            <w:tcBorders>
              <w:top w:val="single" w:sz="4" w:space="0" w:color="000000"/>
              <w:left w:val="single" w:sz="4" w:space="0" w:color="000000"/>
              <w:bottom w:val="single" w:sz="4" w:space="0" w:color="000000"/>
              <w:right w:val="single" w:sz="4" w:space="0" w:color="000000"/>
            </w:tcBorders>
          </w:tcPr>
          <w:p w14:paraId="713BA40B" w14:textId="77777777" w:rsidR="003B3BDA" w:rsidRDefault="003B3BDA" w:rsidP="008038E9">
            <w:r>
              <w:rPr>
                <w:sz w:val="24"/>
              </w:rPr>
              <w:t xml:space="preserve">Yes </w:t>
            </w:r>
          </w:p>
        </w:tc>
        <w:tc>
          <w:tcPr>
            <w:tcW w:w="6228" w:type="dxa"/>
            <w:tcBorders>
              <w:top w:val="single" w:sz="4" w:space="0" w:color="000000"/>
              <w:left w:val="single" w:sz="4" w:space="0" w:color="000000"/>
              <w:bottom w:val="single" w:sz="4" w:space="0" w:color="000000"/>
              <w:right w:val="single" w:sz="4" w:space="0" w:color="000000"/>
            </w:tcBorders>
          </w:tcPr>
          <w:p w14:paraId="18112D2A" w14:textId="20598522" w:rsidR="003B3BDA" w:rsidRDefault="003B3BDA" w:rsidP="008038E9">
            <w:pPr>
              <w:ind w:left="1"/>
              <w:jc w:val="both"/>
            </w:pPr>
            <w:r>
              <w:rPr>
                <w:sz w:val="24"/>
              </w:rPr>
              <w:t xml:space="preserve">This will be the loan foreclosure date at which customer is generating the foreclosure report. </w:t>
            </w:r>
          </w:p>
        </w:tc>
      </w:tr>
      <w:tr w:rsidR="003B3BDA" w14:paraId="7FB76985" w14:textId="77777777" w:rsidTr="008038E9">
        <w:trPr>
          <w:trHeight w:val="2648"/>
        </w:trPr>
        <w:tc>
          <w:tcPr>
            <w:tcW w:w="1353" w:type="dxa"/>
            <w:tcBorders>
              <w:top w:val="single" w:sz="4" w:space="0" w:color="000000"/>
              <w:left w:val="single" w:sz="4" w:space="0" w:color="000000"/>
              <w:bottom w:val="single" w:sz="4" w:space="0" w:color="000000"/>
              <w:right w:val="single" w:sz="4" w:space="0" w:color="000000"/>
            </w:tcBorders>
          </w:tcPr>
          <w:p w14:paraId="6A86CCCF" w14:textId="77777777" w:rsidR="003B3BDA" w:rsidRDefault="003B3BDA" w:rsidP="008038E9">
            <w:pPr>
              <w:jc w:val="both"/>
            </w:pPr>
            <w:proofErr w:type="spellStart"/>
            <w:r>
              <w:rPr>
                <w:sz w:val="24"/>
              </w:rPr>
              <w:t>ReportType</w:t>
            </w:r>
            <w:proofErr w:type="spellEnd"/>
            <w:r>
              <w:rPr>
                <w:sz w:val="24"/>
              </w:rPr>
              <w:t xml:space="preserve"> </w:t>
            </w:r>
          </w:p>
        </w:tc>
        <w:tc>
          <w:tcPr>
            <w:tcW w:w="1672" w:type="dxa"/>
            <w:tcBorders>
              <w:top w:val="single" w:sz="4" w:space="0" w:color="000000"/>
              <w:left w:val="single" w:sz="4" w:space="0" w:color="000000"/>
              <w:bottom w:val="single" w:sz="4" w:space="0" w:color="000000"/>
              <w:right w:val="single" w:sz="4" w:space="0" w:color="000000"/>
            </w:tcBorders>
          </w:tcPr>
          <w:p w14:paraId="506C1D34" w14:textId="77777777" w:rsidR="003B3BDA" w:rsidRDefault="003B3BDA" w:rsidP="008038E9">
            <w:pPr>
              <w:ind w:left="1"/>
            </w:pPr>
            <w:proofErr w:type="gramStart"/>
            <w:r>
              <w:rPr>
                <w:sz w:val="24"/>
              </w:rPr>
              <w:t>VARCHAR(</w:t>
            </w:r>
            <w:proofErr w:type="gramEnd"/>
            <w:r>
              <w:rPr>
                <w:sz w:val="24"/>
              </w:rPr>
              <w:t xml:space="preserve">5) </w:t>
            </w:r>
          </w:p>
        </w:tc>
        <w:tc>
          <w:tcPr>
            <w:tcW w:w="1537" w:type="dxa"/>
            <w:tcBorders>
              <w:top w:val="single" w:sz="4" w:space="0" w:color="000000"/>
              <w:left w:val="single" w:sz="4" w:space="0" w:color="000000"/>
              <w:bottom w:val="single" w:sz="4" w:space="0" w:color="000000"/>
              <w:right w:val="single" w:sz="4" w:space="0" w:color="000000"/>
            </w:tcBorders>
          </w:tcPr>
          <w:p w14:paraId="5EA94555" w14:textId="77777777" w:rsidR="003B3BDA" w:rsidRDefault="003B3BDA" w:rsidP="008038E9">
            <w:r>
              <w:rPr>
                <w:sz w:val="24"/>
              </w:rPr>
              <w:t xml:space="preserve">Yes </w:t>
            </w:r>
          </w:p>
        </w:tc>
        <w:tc>
          <w:tcPr>
            <w:tcW w:w="6228" w:type="dxa"/>
            <w:tcBorders>
              <w:top w:val="single" w:sz="4" w:space="0" w:color="000000"/>
              <w:left w:val="single" w:sz="4" w:space="0" w:color="000000"/>
              <w:bottom w:val="single" w:sz="4" w:space="0" w:color="000000"/>
              <w:right w:val="single" w:sz="4" w:space="0" w:color="000000"/>
            </w:tcBorders>
          </w:tcPr>
          <w:p w14:paraId="1ED5A7DF" w14:textId="77777777" w:rsidR="003B3BDA" w:rsidRDefault="003B3BDA" w:rsidP="008038E9">
            <w:pPr>
              <w:ind w:left="1"/>
            </w:pPr>
            <w:r>
              <w:rPr>
                <w:sz w:val="24"/>
              </w:rPr>
              <w:t xml:space="preserve">Report type in which the customer wants to retrieve foreclosure report.  </w:t>
            </w:r>
          </w:p>
          <w:p w14:paraId="5F3CE81F" w14:textId="7477084D" w:rsidR="003B3BDA" w:rsidRDefault="003B3BDA" w:rsidP="003B3BDA">
            <w:pPr>
              <w:spacing w:after="11"/>
              <w:ind w:left="1"/>
            </w:pPr>
            <w:r>
              <w:rPr>
                <w:b/>
                <w:sz w:val="24"/>
              </w:rPr>
              <w:t>Expected Value:</w:t>
            </w:r>
            <w:r>
              <w:rPr>
                <w:sz w:val="24"/>
              </w:rPr>
              <w:t xml:space="preserve">  </w:t>
            </w:r>
          </w:p>
          <w:p w14:paraId="3EA1E29A" w14:textId="706E55A3" w:rsidR="003B3BDA" w:rsidRPr="00DF53D1" w:rsidRDefault="003B3BDA" w:rsidP="00DF53D1">
            <w:pPr>
              <w:pStyle w:val="ListParagraph"/>
              <w:numPr>
                <w:ilvl w:val="0"/>
                <w:numId w:val="31"/>
              </w:numPr>
              <w:rPr>
                <w:rFonts w:eastAsiaTheme="minorEastAsia"/>
              </w:rPr>
            </w:pPr>
            <w:r w:rsidRPr="00DF53D1">
              <w:rPr>
                <w:rFonts w:eastAsiaTheme="minorEastAsia"/>
                <w:sz w:val="24"/>
              </w:rPr>
              <w:t xml:space="preserve">Data </w:t>
            </w:r>
          </w:p>
          <w:p w14:paraId="182FE02A" w14:textId="624FB4A9" w:rsidR="003B3BDA" w:rsidRDefault="003B3BDA" w:rsidP="003B3BDA">
            <w:pPr>
              <w:ind w:left="1"/>
            </w:pPr>
            <w:r>
              <w:rPr>
                <w:sz w:val="24"/>
              </w:rPr>
              <w:t xml:space="preserve"> If value is passed as “Data”, data will be generated in the JSON format. </w:t>
            </w:r>
          </w:p>
        </w:tc>
      </w:tr>
    </w:tbl>
    <w:p w14:paraId="3A581159" w14:textId="77777777" w:rsidR="003B3BDA" w:rsidRDefault="003B3BDA" w:rsidP="003B3BDA">
      <w:pPr>
        <w:spacing w:after="197"/>
      </w:pPr>
      <w:r>
        <w:rPr>
          <w:sz w:val="24"/>
        </w:rPr>
        <w:t xml:space="preserve"> </w:t>
      </w:r>
    </w:p>
    <w:p w14:paraId="5F9E4AE3" w14:textId="57CB4187" w:rsidR="003B3BDA" w:rsidRDefault="00EE4911" w:rsidP="003B3BDA">
      <w:pPr>
        <w:pStyle w:val="Heading2"/>
        <w:ind w:left="730"/>
      </w:pPr>
      <w:bookmarkStart w:id="122" w:name="_Toc188379680"/>
      <w:r>
        <w:t>9</w:t>
      </w:r>
      <w:r w:rsidR="003B3BDA">
        <w:t>.3.</w:t>
      </w:r>
      <w:r w:rsidR="003B3BDA">
        <w:rPr>
          <w:rFonts w:ascii="Arial" w:eastAsia="Arial" w:hAnsi="Arial" w:cs="Arial"/>
        </w:rPr>
        <w:t xml:space="preserve"> </w:t>
      </w:r>
      <w:r w:rsidR="003B3BDA">
        <w:t>Validations</w:t>
      </w:r>
      <w:bookmarkEnd w:id="122"/>
      <w:r w:rsidR="003B3BDA">
        <w:t xml:space="preserve"> </w:t>
      </w:r>
    </w:p>
    <w:tbl>
      <w:tblPr>
        <w:tblStyle w:val="TableGrid0"/>
        <w:tblW w:w="9482" w:type="dxa"/>
        <w:tblInd w:w="6" w:type="dxa"/>
        <w:tblCellMar>
          <w:top w:w="52" w:type="dxa"/>
          <w:left w:w="107" w:type="dxa"/>
          <w:right w:w="53" w:type="dxa"/>
        </w:tblCellMar>
        <w:tblLook w:val="04A0" w:firstRow="1" w:lastRow="0" w:firstColumn="1" w:lastColumn="0" w:noHBand="0" w:noVBand="1"/>
      </w:tblPr>
      <w:tblGrid>
        <w:gridCol w:w="680"/>
        <w:gridCol w:w="1286"/>
        <w:gridCol w:w="7516"/>
      </w:tblGrid>
      <w:tr w:rsidR="003B3BDA" w14:paraId="724DCD95" w14:textId="77777777" w:rsidTr="008038E9">
        <w:trPr>
          <w:trHeight w:val="307"/>
        </w:trPr>
        <w:tc>
          <w:tcPr>
            <w:tcW w:w="680" w:type="dxa"/>
            <w:tcBorders>
              <w:top w:val="single" w:sz="4" w:space="0" w:color="000000"/>
              <w:left w:val="single" w:sz="4" w:space="0" w:color="000000"/>
              <w:bottom w:val="single" w:sz="4" w:space="0" w:color="000000"/>
              <w:right w:val="single" w:sz="4" w:space="0" w:color="000000"/>
            </w:tcBorders>
            <w:shd w:val="clear" w:color="auto" w:fill="F4B084"/>
          </w:tcPr>
          <w:p w14:paraId="56ABD236" w14:textId="77777777" w:rsidR="003B3BDA" w:rsidRDefault="003B3BDA" w:rsidP="008038E9">
            <w:proofErr w:type="spellStart"/>
            <w:proofErr w:type="gramStart"/>
            <w:r>
              <w:rPr>
                <w:b/>
                <w:sz w:val="24"/>
              </w:rPr>
              <w:t>S.No</w:t>
            </w:r>
            <w:proofErr w:type="spellEnd"/>
            <w:proofErr w:type="gramEnd"/>
            <w:r>
              <w:rPr>
                <w:b/>
                <w:sz w:val="24"/>
              </w:rPr>
              <w:t xml:space="preserve"> </w:t>
            </w:r>
          </w:p>
        </w:tc>
        <w:tc>
          <w:tcPr>
            <w:tcW w:w="1286" w:type="dxa"/>
            <w:tcBorders>
              <w:top w:val="single" w:sz="4" w:space="0" w:color="000000"/>
              <w:left w:val="single" w:sz="4" w:space="0" w:color="000000"/>
              <w:bottom w:val="single" w:sz="4" w:space="0" w:color="000000"/>
              <w:right w:val="single" w:sz="4" w:space="0" w:color="000000"/>
            </w:tcBorders>
            <w:shd w:val="clear" w:color="auto" w:fill="F4B084"/>
          </w:tcPr>
          <w:p w14:paraId="18AC431A" w14:textId="77777777" w:rsidR="003B3BDA" w:rsidRDefault="003B3BDA" w:rsidP="008038E9">
            <w:pPr>
              <w:ind w:left="2"/>
              <w:jc w:val="both"/>
            </w:pPr>
            <w:proofErr w:type="spellStart"/>
            <w:r>
              <w:rPr>
                <w:b/>
                <w:sz w:val="24"/>
              </w:rPr>
              <w:t>FieldName</w:t>
            </w:r>
            <w:proofErr w:type="spellEnd"/>
            <w:r>
              <w:rPr>
                <w:b/>
                <w:sz w:val="24"/>
              </w:rPr>
              <w:t xml:space="preserve"> </w:t>
            </w:r>
          </w:p>
        </w:tc>
        <w:tc>
          <w:tcPr>
            <w:tcW w:w="7516" w:type="dxa"/>
            <w:tcBorders>
              <w:top w:val="single" w:sz="4" w:space="0" w:color="000000"/>
              <w:left w:val="single" w:sz="4" w:space="0" w:color="000000"/>
              <w:bottom w:val="single" w:sz="4" w:space="0" w:color="000000"/>
              <w:right w:val="single" w:sz="4" w:space="0" w:color="000000"/>
            </w:tcBorders>
            <w:shd w:val="clear" w:color="auto" w:fill="F4B084"/>
          </w:tcPr>
          <w:p w14:paraId="2396FBFD" w14:textId="77777777" w:rsidR="003B3BDA" w:rsidRDefault="003B3BDA" w:rsidP="008038E9">
            <w:pPr>
              <w:ind w:left="2"/>
            </w:pPr>
            <w:r>
              <w:rPr>
                <w:b/>
                <w:sz w:val="24"/>
              </w:rPr>
              <w:t xml:space="preserve">Validation Message  </w:t>
            </w:r>
          </w:p>
        </w:tc>
      </w:tr>
      <w:tr w:rsidR="003B3BDA" w14:paraId="0B8E4A36" w14:textId="77777777" w:rsidTr="008038E9">
        <w:trPr>
          <w:trHeight w:val="311"/>
        </w:trPr>
        <w:tc>
          <w:tcPr>
            <w:tcW w:w="680" w:type="dxa"/>
            <w:tcBorders>
              <w:top w:val="single" w:sz="4" w:space="0" w:color="000000"/>
              <w:left w:val="single" w:sz="4" w:space="0" w:color="000000"/>
              <w:bottom w:val="single" w:sz="4" w:space="0" w:color="000000"/>
              <w:right w:val="single" w:sz="4" w:space="0" w:color="000000"/>
            </w:tcBorders>
          </w:tcPr>
          <w:p w14:paraId="2DD4C192" w14:textId="77777777" w:rsidR="003B3BDA" w:rsidRDefault="003B3BDA" w:rsidP="008038E9">
            <w:pPr>
              <w:ind w:right="55"/>
              <w:jc w:val="right"/>
            </w:pPr>
            <w:r>
              <w:rPr>
                <w:sz w:val="24"/>
              </w:rPr>
              <w:t xml:space="preserve">1 </w:t>
            </w:r>
          </w:p>
        </w:tc>
        <w:tc>
          <w:tcPr>
            <w:tcW w:w="1286" w:type="dxa"/>
            <w:tcBorders>
              <w:top w:val="single" w:sz="4" w:space="0" w:color="000000"/>
              <w:left w:val="single" w:sz="4" w:space="0" w:color="000000"/>
              <w:bottom w:val="single" w:sz="4" w:space="0" w:color="000000"/>
              <w:right w:val="single" w:sz="4" w:space="0" w:color="000000"/>
            </w:tcBorders>
          </w:tcPr>
          <w:p w14:paraId="5612BC01" w14:textId="77777777" w:rsidR="003B3BDA" w:rsidRDefault="003B3BDA" w:rsidP="008038E9">
            <w:pPr>
              <w:ind w:left="2"/>
            </w:pPr>
            <w:proofErr w:type="spellStart"/>
            <w:r>
              <w:rPr>
                <w:sz w:val="24"/>
              </w:rPr>
              <w:t>LoanNo</w:t>
            </w:r>
            <w:proofErr w:type="spellEnd"/>
            <w:r>
              <w:rPr>
                <w:sz w:val="24"/>
              </w:rPr>
              <w:t xml:space="preserve"> </w:t>
            </w:r>
          </w:p>
        </w:tc>
        <w:tc>
          <w:tcPr>
            <w:tcW w:w="7516" w:type="dxa"/>
            <w:tcBorders>
              <w:top w:val="single" w:sz="4" w:space="0" w:color="000000"/>
              <w:left w:val="single" w:sz="4" w:space="0" w:color="000000"/>
              <w:bottom w:val="single" w:sz="4" w:space="0" w:color="000000"/>
              <w:right w:val="single" w:sz="4" w:space="0" w:color="000000"/>
            </w:tcBorders>
          </w:tcPr>
          <w:p w14:paraId="27C35485" w14:textId="77777777" w:rsidR="003B3BDA" w:rsidRDefault="003B3BDA" w:rsidP="008038E9">
            <w:pPr>
              <w:ind w:left="2"/>
            </w:pPr>
            <w:r>
              <w:rPr>
                <w:sz w:val="24"/>
              </w:rPr>
              <w:t xml:space="preserve">Loan No Is Required </w:t>
            </w:r>
          </w:p>
        </w:tc>
      </w:tr>
      <w:tr w:rsidR="003B3BDA" w14:paraId="7CD193A1" w14:textId="77777777" w:rsidTr="008038E9">
        <w:trPr>
          <w:trHeight w:val="310"/>
        </w:trPr>
        <w:tc>
          <w:tcPr>
            <w:tcW w:w="680" w:type="dxa"/>
            <w:tcBorders>
              <w:top w:val="single" w:sz="4" w:space="0" w:color="000000"/>
              <w:left w:val="single" w:sz="4" w:space="0" w:color="000000"/>
              <w:bottom w:val="single" w:sz="4" w:space="0" w:color="000000"/>
              <w:right w:val="single" w:sz="4" w:space="0" w:color="000000"/>
            </w:tcBorders>
          </w:tcPr>
          <w:p w14:paraId="6CC1AF90" w14:textId="77777777" w:rsidR="003B3BDA" w:rsidRDefault="003B3BDA" w:rsidP="008038E9">
            <w:pPr>
              <w:ind w:right="55"/>
              <w:jc w:val="right"/>
            </w:pPr>
            <w:r>
              <w:rPr>
                <w:sz w:val="24"/>
              </w:rPr>
              <w:t xml:space="preserve">2 </w:t>
            </w:r>
          </w:p>
        </w:tc>
        <w:tc>
          <w:tcPr>
            <w:tcW w:w="1286" w:type="dxa"/>
            <w:tcBorders>
              <w:top w:val="single" w:sz="4" w:space="0" w:color="000000"/>
              <w:left w:val="single" w:sz="4" w:space="0" w:color="000000"/>
              <w:bottom w:val="single" w:sz="4" w:space="0" w:color="000000"/>
              <w:right w:val="single" w:sz="4" w:space="0" w:color="000000"/>
            </w:tcBorders>
          </w:tcPr>
          <w:p w14:paraId="5D791F1F" w14:textId="77777777" w:rsidR="003B3BDA" w:rsidRDefault="003B3BDA" w:rsidP="008038E9">
            <w:pPr>
              <w:ind w:left="2"/>
            </w:pPr>
            <w:proofErr w:type="spellStart"/>
            <w:r>
              <w:rPr>
                <w:sz w:val="24"/>
              </w:rPr>
              <w:t>FromDate</w:t>
            </w:r>
            <w:proofErr w:type="spellEnd"/>
            <w:r>
              <w:rPr>
                <w:sz w:val="24"/>
              </w:rPr>
              <w:t xml:space="preserve"> </w:t>
            </w:r>
          </w:p>
        </w:tc>
        <w:tc>
          <w:tcPr>
            <w:tcW w:w="7516" w:type="dxa"/>
            <w:tcBorders>
              <w:top w:val="single" w:sz="4" w:space="0" w:color="000000"/>
              <w:left w:val="single" w:sz="4" w:space="0" w:color="000000"/>
              <w:bottom w:val="single" w:sz="4" w:space="0" w:color="000000"/>
              <w:right w:val="single" w:sz="4" w:space="0" w:color="000000"/>
            </w:tcBorders>
          </w:tcPr>
          <w:p w14:paraId="0AABD330" w14:textId="77777777" w:rsidR="003B3BDA" w:rsidRDefault="003B3BDA" w:rsidP="008038E9">
            <w:pPr>
              <w:ind w:left="2"/>
            </w:pPr>
            <w:r>
              <w:rPr>
                <w:sz w:val="24"/>
              </w:rPr>
              <w:t xml:space="preserve">From Date Is Required </w:t>
            </w:r>
          </w:p>
        </w:tc>
      </w:tr>
      <w:tr w:rsidR="003B3BDA" w14:paraId="51EFBFA2" w14:textId="77777777" w:rsidTr="008038E9">
        <w:trPr>
          <w:trHeight w:val="310"/>
        </w:trPr>
        <w:tc>
          <w:tcPr>
            <w:tcW w:w="680" w:type="dxa"/>
            <w:tcBorders>
              <w:top w:val="single" w:sz="4" w:space="0" w:color="000000"/>
              <w:left w:val="single" w:sz="4" w:space="0" w:color="000000"/>
              <w:bottom w:val="single" w:sz="4" w:space="0" w:color="000000"/>
              <w:right w:val="single" w:sz="4" w:space="0" w:color="000000"/>
            </w:tcBorders>
          </w:tcPr>
          <w:p w14:paraId="0F19745D" w14:textId="77777777" w:rsidR="003B3BDA" w:rsidRDefault="003B3BDA" w:rsidP="008038E9">
            <w:pPr>
              <w:ind w:right="55"/>
              <w:jc w:val="right"/>
            </w:pPr>
            <w:r>
              <w:rPr>
                <w:sz w:val="24"/>
              </w:rPr>
              <w:t xml:space="preserve">3 </w:t>
            </w:r>
          </w:p>
        </w:tc>
        <w:tc>
          <w:tcPr>
            <w:tcW w:w="1286" w:type="dxa"/>
            <w:tcBorders>
              <w:top w:val="single" w:sz="4" w:space="0" w:color="000000"/>
              <w:left w:val="single" w:sz="4" w:space="0" w:color="000000"/>
              <w:bottom w:val="single" w:sz="4" w:space="0" w:color="000000"/>
              <w:right w:val="single" w:sz="4" w:space="0" w:color="000000"/>
            </w:tcBorders>
          </w:tcPr>
          <w:p w14:paraId="5E91C469" w14:textId="77777777" w:rsidR="003B3BDA" w:rsidRDefault="003B3BDA" w:rsidP="008038E9">
            <w:pPr>
              <w:ind w:left="2"/>
            </w:pPr>
            <w:proofErr w:type="spellStart"/>
            <w:r>
              <w:rPr>
                <w:sz w:val="24"/>
              </w:rPr>
              <w:t>ToDate</w:t>
            </w:r>
            <w:proofErr w:type="spellEnd"/>
            <w:r>
              <w:rPr>
                <w:sz w:val="24"/>
              </w:rPr>
              <w:t xml:space="preserve"> </w:t>
            </w:r>
          </w:p>
        </w:tc>
        <w:tc>
          <w:tcPr>
            <w:tcW w:w="7516" w:type="dxa"/>
            <w:tcBorders>
              <w:top w:val="single" w:sz="4" w:space="0" w:color="000000"/>
              <w:left w:val="single" w:sz="4" w:space="0" w:color="000000"/>
              <w:bottom w:val="single" w:sz="4" w:space="0" w:color="000000"/>
              <w:right w:val="single" w:sz="4" w:space="0" w:color="000000"/>
            </w:tcBorders>
          </w:tcPr>
          <w:p w14:paraId="1928EBEE" w14:textId="77777777" w:rsidR="003B3BDA" w:rsidRDefault="003B3BDA" w:rsidP="008038E9">
            <w:pPr>
              <w:ind w:left="2"/>
            </w:pPr>
            <w:r>
              <w:rPr>
                <w:sz w:val="24"/>
              </w:rPr>
              <w:t xml:space="preserve">To Date Is Required </w:t>
            </w:r>
          </w:p>
        </w:tc>
      </w:tr>
    </w:tbl>
    <w:p w14:paraId="163D14B2" w14:textId="16385749" w:rsidR="003B3BDA" w:rsidRDefault="003B3BDA" w:rsidP="003B3BDA"/>
    <w:p w14:paraId="35A2E2E2" w14:textId="77777777" w:rsidR="00A74292" w:rsidRDefault="00A74292" w:rsidP="00A74292">
      <w:pPr>
        <w:ind w:left="466"/>
      </w:pPr>
    </w:p>
    <w:p w14:paraId="09C3A2CF" w14:textId="4824EA21" w:rsidR="00A74292" w:rsidRDefault="00EE4911" w:rsidP="00A74292">
      <w:pPr>
        <w:pStyle w:val="Heading2"/>
        <w:ind w:left="730"/>
      </w:pPr>
      <w:bookmarkStart w:id="123" w:name="_Toc188379681"/>
      <w:r>
        <w:lastRenderedPageBreak/>
        <w:t>9</w:t>
      </w:r>
      <w:r w:rsidR="00A74292">
        <w:t>.</w:t>
      </w:r>
      <w:r>
        <w:t>4</w:t>
      </w:r>
      <w:r w:rsidR="00A74292">
        <w:t>.</w:t>
      </w:r>
      <w:r w:rsidR="00A74292" w:rsidRPr="00A74292">
        <w:rPr>
          <w:sz w:val="24"/>
        </w:rPr>
        <w:t xml:space="preserve"> </w:t>
      </w:r>
      <w:r w:rsidR="00A74292">
        <w:rPr>
          <w:sz w:val="24"/>
        </w:rPr>
        <w:t xml:space="preserve">Response </w:t>
      </w:r>
      <w:proofErr w:type="spellStart"/>
      <w:r w:rsidR="00A74292">
        <w:rPr>
          <w:sz w:val="24"/>
        </w:rPr>
        <w:t>when"Data</w:t>
      </w:r>
      <w:proofErr w:type="spellEnd"/>
      <w:r w:rsidR="00A74292">
        <w:rPr>
          <w:sz w:val="24"/>
        </w:rPr>
        <w:t>",</w:t>
      </w:r>
      <w:bookmarkEnd w:id="123"/>
      <w:r w:rsidR="00A74292">
        <w:rPr>
          <w:sz w:val="24"/>
        </w:rPr>
        <w:tab/>
      </w:r>
    </w:p>
    <w:p w14:paraId="44E6CDD2" w14:textId="5484E7F6" w:rsidR="00A74292" w:rsidRDefault="00A74292" w:rsidP="00A74292">
      <w:pPr>
        <w:spacing w:after="166" w:line="250" w:lineRule="auto"/>
        <w:ind w:left="10" w:right="4" w:hanging="10"/>
      </w:pPr>
      <w:r>
        <w:rPr>
          <w:sz w:val="24"/>
        </w:rPr>
        <w:t xml:space="preserve"> </w:t>
      </w:r>
    </w:p>
    <w:p w14:paraId="6572C355" w14:textId="77777777" w:rsidR="00A74292" w:rsidRDefault="00A74292" w:rsidP="00A74292">
      <w:pPr>
        <w:pBdr>
          <w:top w:val="single" w:sz="4" w:space="0" w:color="000000"/>
          <w:left w:val="single" w:sz="4" w:space="0" w:color="000000"/>
          <w:bottom w:val="single" w:sz="4" w:space="0" w:color="000000"/>
          <w:right w:val="single" w:sz="4" w:space="0" w:color="000000"/>
        </w:pBdr>
        <w:spacing w:after="10" w:line="250" w:lineRule="auto"/>
        <w:ind w:left="108" w:hanging="10"/>
      </w:pPr>
      <w:r>
        <w:rPr>
          <w:sz w:val="24"/>
        </w:rPr>
        <w:t xml:space="preserve">{ </w:t>
      </w:r>
    </w:p>
    <w:p w14:paraId="7EBC901B" w14:textId="77777777" w:rsidR="00A74292" w:rsidRDefault="00A74292" w:rsidP="00A74292">
      <w:pPr>
        <w:pBdr>
          <w:top w:val="single" w:sz="4" w:space="0" w:color="000000"/>
          <w:left w:val="single" w:sz="4" w:space="0" w:color="000000"/>
          <w:bottom w:val="single" w:sz="4" w:space="0" w:color="000000"/>
          <w:right w:val="single" w:sz="4" w:space="0" w:color="000000"/>
        </w:pBdr>
        <w:spacing w:after="10" w:line="250" w:lineRule="auto"/>
        <w:ind w:left="108" w:hanging="10"/>
      </w:pPr>
      <w:r>
        <w:rPr>
          <w:sz w:val="24"/>
        </w:rPr>
        <w:t xml:space="preserve">    "</w:t>
      </w:r>
      <w:proofErr w:type="spellStart"/>
      <w:r>
        <w:rPr>
          <w:sz w:val="24"/>
        </w:rPr>
        <w:t>LoanClosureData</w:t>
      </w:r>
      <w:proofErr w:type="spellEnd"/>
      <w:r>
        <w:rPr>
          <w:sz w:val="24"/>
        </w:rPr>
        <w:t xml:space="preserve">": [ </w:t>
      </w:r>
    </w:p>
    <w:p w14:paraId="22F16228" w14:textId="77777777" w:rsidR="00A74292" w:rsidRDefault="00A74292" w:rsidP="00A74292">
      <w:pPr>
        <w:pBdr>
          <w:top w:val="single" w:sz="4" w:space="0" w:color="000000"/>
          <w:left w:val="single" w:sz="4" w:space="0" w:color="000000"/>
          <w:bottom w:val="single" w:sz="4" w:space="0" w:color="000000"/>
          <w:right w:val="single" w:sz="4" w:space="0" w:color="000000"/>
        </w:pBdr>
        <w:spacing w:after="10" w:line="250" w:lineRule="auto"/>
        <w:ind w:left="108" w:hanging="10"/>
      </w:pPr>
      <w:r>
        <w:rPr>
          <w:sz w:val="24"/>
        </w:rPr>
        <w:t xml:space="preserve">        { </w:t>
      </w:r>
    </w:p>
    <w:p w14:paraId="214F663C" w14:textId="77777777" w:rsidR="00A74292" w:rsidRDefault="00A74292" w:rsidP="00A74292">
      <w:pPr>
        <w:pBdr>
          <w:top w:val="single" w:sz="4" w:space="0" w:color="000000"/>
          <w:left w:val="single" w:sz="4" w:space="0" w:color="000000"/>
          <w:bottom w:val="single" w:sz="4" w:space="0" w:color="000000"/>
          <w:right w:val="single" w:sz="4" w:space="0" w:color="000000"/>
        </w:pBdr>
        <w:spacing w:after="10" w:line="250" w:lineRule="auto"/>
        <w:ind w:left="108" w:hanging="10"/>
      </w:pPr>
      <w:r>
        <w:rPr>
          <w:sz w:val="24"/>
        </w:rPr>
        <w:t xml:space="preserve">            "</w:t>
      </w:r>
      <w:proofErr w:type="spellStart"/>
      <w:r>
        <w:rPr>
          <w:sz w:val="24"/>
        </w:rPr>
        <w:t>AsOnForeclosureDate</w:t>
      </w:r>
      <w:proofErr w:type="spellEnd"/>
      <w:r>
        <w:rPr>
          <w:sz w:val="24"/>
        </w:rPr>
        <w:t xml:space="preserve">": "30th September 2023", </w:t>
      </w:r>
    </w:p>
    <w:p w14:paraId="7E11CD22" w14:textId="77777777" w:rsidR="00A74292" w:rsidRDefault="00A74292" w:rsidP="00A74292">
      <w:pPr>
        <w:pBdr>
          <w:top w:val="single" w:sz="4" w:space="0" w:color="000000"/>
          <w:left w:val="single" w:sz="4" w:space="0" w:color="000000"/>
          <w:bottom w:val="single" w:sz="4" w:space="0" w:color="000000"/>
          <w:right w:val="single" w:sz="4" w:space="0" w:color="000000"/>
        </w:pBdr>
        <w:spacing w:after="10" w:line="250" w:lineRule="auto"/>
        <w:ind w:left="108" w:hanging="10"/>
      </w:pPr>
      <w:r>
        <w:rPr>
          <w:sz w:val="24"/>
        </w:rPr>
        <w:t xml:space="preserve">            "</w:t>
      </w:r>
      <w:proofErr w:type="spellStart"/>
      <w:r>
        <w:rPr>
          <w:sz w:val="24"/>
        </w:rPr>
        <w:t>LoanAccountName</w:t>
      </w:r>
      <w:proofErr w:type="spellEnd"/>
      <w:r>
        <w:rPr>
          <w:sz w:val="24"/>
        </w:rPr>
        <w:t xml:space="preserve">": "Jagdish Parag Joshi", </w:t>
      </w:r>
    </w:p>
    <w:p w14:paraId="570B7F82" w14:textId="77777777" w:rsidR="00DF53D1" w:rsidRDefault="00A74292" w:rsidP="00A74292">
      <w:pPr>
        <w:pBdr>
          <w:top w:val="single" w:sz="4" w:space="0" w:color="000000"/>
          <w:left w:val="single" w:sz="4" w:space="0" w:color="000000"/>
          <w:bottom w:val="single" w:sz="4" w:space="0" w:color="000000"/>
          <w:right w:val="single" w:sz="4" w:space="0" w:color="000000"/>
        </w:pBdr>
        <w:spacing w:line="250" w:lineRule="auto"/>
        <w:ind w:left="108" w:hanging="10"/>
        <w:rPr>
          <w:sz w:val="24"/>
        </w:rPr>
      </w:pPr>
      <w:r>
        <w:rPr>
          <w:sz w:val="24"/>
        </w:rPr>
        <w:t xml:space="preserve">            "Address": "</w:t>
      </w:r>
      <w:proofErr w:type="spellStart"/>
      <w:r>
        <w:rPr>
          <w:sz w:val="24"/>
        </w:rPr>
        <w:t>SaiLeela</w:t>
      </w:r>
      <w:proofErr w:type="spellEnd"/>
      <w:r>
        <w:rPr>
          <w:sz w:val="24"/>
        </w:rPr>
        <w:t xml:space="preserve"> </w:t>
      </w:r>
      <w:proofErr w:type="gramStart"/>
      <w:r>
        <w:rPr>
          <w:sz w:val="24"/>
        </w:rPr>
        <w:t>Apartment,,</w:t>
      </w:r>
      <w:proofErr w:type="gramEnd"/>
      <w:r>
        <w:rPr>
          <w:sz w:val="24"/>
        </w:rPr>
        <w:t xml:space="preserve"> Nandan Tower, Mumbai, Opp. ICIC Bank, Mumbai, 456678",     </w:t>
      </w:r>
    </w:p>
    <w:p w14:paraId="0BF77A2E" w14:textId="31424987" w:rsidR="00A74292" w:rsidRDefault="00A74292" w:rsidP="00A74292">
      <w:pPr>
        <w:pBdr>
          <w:top w:val="single" w:sz="4" w:space="0" w:color="000000"/>
          <w:left w:val="single" w:sz="4" w:space="0" w:color="000000"/>
          <w:bottom w:val="single" w:sz="4" w:space="0" w:color="000000"/>
          <w:right w:val="single" w:sz="4" w:space="0" w:color="000000"/>
        </w:pBdr>
        <w:spacing w:line="250" w:lineRule="auto"/>
        <w:ind w:left="108" w:hanging="10"/>
      </w:pPr>
      <w:r>
        <w:rPr>
          <w:sz w:val="24"/>
        </w:rPr>
        <w:t xml:space="preserve">        </w:t>
      </w:r>
      <w:r w:rsidR="00DF53D1">
        <w:rPr>
          <w:sz w:val="24"/>
        </w:rPr>
        <w:t xml:space="preserve">    </w:t>
      </w:r>
      <w:r>
        <w:rPr>
          <w:sz w:val="24"/>
        </w:rPr>
        <w:t>"</w:t>
      </w:r>
      <w:proofErr w:type="spellStart"/>
      <w:r>
        <w:rPr>
          <w:sz w:val="24"/>
        </w:rPr>
        <w:t>LoanAccNo</w:t>
      </w:r>
      <w:proofErr w:type="spellEnd"/>
      <w:r>
        <w:rPr>
          <w:sz w:val="24"/>
        </w:rPr>
        <w:t xml:space="preserve">": "10177", </w:t>
      </w:r>
    </w:p>
    <w:p w14:paraId="3016EEAF" w14:textId="77777777" w:rsidR="00A74292" w:rsidRDefault="00A74292" w:rsidP="00A74292">
      <w:pPr>
        <w:pBdr>
          <w:top w:val="single" w:sz="4" w:space="0" w:color="000000"/>
          <w:left w:val="single" w:sz="4" w:space="0" w:color="000000"/>
          <w:bottom w:val="single" w:sz="4" w:space="0" w:color="000000"/>
          <w:right w:val="single" w:sz="4" w:space="0" w:color="000000"/>
        </w:pBdr>
        <w:spacing w:after="10" w:line="250" w:lineRule="auto"/>
        <w:ind w:left="108" w:hanging="10"/>
      </w:pPr>
      <w:r>
        <w:rPr>
          <w:sz w:val="24"/>
        </w:rPr>
        <w:t xml:space="preserve">            "</w:t>
      </w:r>
      <w:proofErr w:type="spellStart"/>
      <w:r>
        <w:rPr>
          <w:sz w:val="24"/>
        </w:rPr>
        <w:t>LoanContractNo</w:t>
      </w:r>
      <w:proofErr w:type="spellEnd"/>
      <w:r>
        <w:rPr>
          <w:sz w:val="24"/>
        </w:rPr>
        <w:t xml:space="preserve">": "V100LAS00010462", </w:t>
      </w:r>
    </w:p>
    <w:p w14:paraId="7ACF7D59" w14:textId="77777777" w:rsidR="00A74292" w:rsidRDefault="00A74292" w:rsidP="00A74292">
      <w:pPr>
        <w:pBdr>
          <w:top w:val="single" w:sz="4" w:space="0" w:color="000000"/>
          <w:left w:val="single" w:sz="4" w:space="0" w:color="000000"/>
          <w:bottom w:val="single" w:sz="4" w:space="0" w:color="000000"/>
          <w:right w:val="single" w:sz="4" w:space="0" w:color="000000"/>
        </w:pBdr>
        <w:spacing w:after="10" w:line="250" w:lineRule="auto"/>
        <w:ind w:left="108" w:hanging="10"/>
      </w:pPr>
      <w:r>
        <w:rPr>
          <w:sz w:val="24"/>
        </w:rPr>
        <w:t xml:space="preserve">            "</w:t>
      </w:r>
      <w:proofErr w:type="spellStart"/>
      <w:r>
        <w:rPr>
          <w:sz w:val="24"/>
        </w:rPr>
        <w:t>OutstandingPrincipal</w:t>
      </w:r>
      <w:proofErr w:type="spellEnd"/>
      <w:r>
        <w:rPr>
          <w:sz w:val="24"/>
        </w:rPr>
        <w:t xml:space="preserve">": "0.00", </w:t>
      </w:r>
    </w:p>
    <w:p w14:paraId="0508AE01" w14:textId="77777777" w:rsidR="00A74292" w:rsidRDefault="00A74292" w:rsidP="00A74292">
      <w:pPr>
        <w:pBdr>
          <w:top w:val="single" w:sz="4" w:space="0" w:color="000000"/>
          <w:left w:val="single" w:sz="4" w:space="0" w:color="000000"/>
          <w:bottom w:val="single" w:sz="4" w:space="0" w:color="000000"/>
          <w:right w:val="single" w:sz="4" w:space="0" w:color="000000"/>
        </w:pBdr>
        <w:spacing w:after="10" w:line="250" w:lineRule="auto"/>
        <w:ind w:left="108" w:hanging="10"/>
      </w:pPr>
      <w:r>
        <w:rPr>
          <w:sz w:val="24"/>
        </w:rPr>
        <w:t xml:space="preserve">            "</w:t>
      </w:r>
      <w:proofErr w:type="spellStart"/>
      <w:r>
        <w:rPr>
          <w:sz w:val="24"/>
        </w:rPr>
        <w:t>OutstandingInterest</w:t>
      </w:r>
      <w:proofErr w:type="spellEnd"/>
      <w:r>
        <w:rPr>
          <w:sz w:val="24"/>
        </w:rPr>
        <w:t xml:space="preserve">": "4511.09", </w:t>
      </w:r>
    </w:p>
    <w:p w14:paraId="39081AC8" w14:textId="77777777" w:rsidR="00A74292" w:rsidRDefault="00A74292" w:rsidP="00A74292">
      <w:pPr>
        <w:pBdr>
          <w:top w:val="single" w:sz="4" w:space="0" w:color="000000"/>
          <w:left w:val="single" w:sz="4" w:space="0" w:color="000000"/>
          <w:bottom w:val="single" w:sz="4" w:space="0" w:color="000000"/>
          <w:right w:val="single" w:sz="4" w:space="0" w:color="000000"/>
        </w:pBdr>
        <w:spacing w:after="10" w:line="250" w:lineRule="auto"/>
        <w:ind w:left="108" w:hanging="10"/>
      </w:pPr>
      <w:r>
        <w:rPr>
          <w:sz w:val="24"/>
        </w:rPr>
        <w:t xml:space="preserve">            "</w:t>
      </w:r>
      <w:proofErr w:type="spellStart"/>
      <w:r>
        <w:rPr>
          <w:sz w:val="24"/>
        </w:rPr>
        <w:t>OutstandingCharges</w:t>
      </w:r>
      <w:proofErr w:type="spellEnd"/>
      <w:r>
        <w:rPr>
          <w:sz w:val="24"/>
        </w:rPr>
        <w:t xml:space="preserve">": "329.90", </w:t>
      </w:r>
    </w:p>
    <w:p w14:paraId="06F829E6" w14:textId="77777777" w:rsidR="00A74292" w:rsidRDefault="00A74292" w:rsidP="00A74292">
      <w:pPr>
        <w:pBdr>
          <w:top w:val="single" w:sz="4" w:space="0" w:color="000000"/>
          <w:left w:val="single" w:sz="4" w:space="0" w:color="000000"/>
          <w:bottom w:val="single" w:sz="4" w:space="0" w:color="000000"/>
          <w:right w:val="single" w:sz="4" w:space="0" w:color="000000"/>
        </w:pBdr>
        <w:spacing w:after="10" w:line="250" w:lineRule="auto"/>
        <w:ind w:left="108" w:hanging="10"/>
      </w:pPr>
      <w:r>
        <w:rPr>
          <w:sz w:val="24"/>
        </w:rPr>
        <w:t xml:space="preserve">            "</w:t>
      </w:r>
      <w:proofErr w:type="spellStart"/>
      <w:r>
        <w:rPr>
          <w:sz w:val="24"/>
        </w:rPr>
        <w:t>InterestAccruedNotDue</w:t>
      </w:r>
      <w:proofErr w:type="spellEnd"/>
      <w:r>
        <w:rPr>
          <w:sz w:val="24"/>
        </w:rPr>
        <w:t xml:space="preserve">": "297.95", </w:t>
      </w:r>
    </w:p>
    <w:p w14:paraId="44639240" w14:textId="77777777" w:rsidR="00A74292" w:rsidRDefault="00A74292" w:rsidP="00A74292">
      <w:pPr>
        <w:pBdr>
          <w:top w:val="single" w:sz="4" w:space="0" w:color="000000"/>
          <w:left w:val="single" w:sz="4" w:space="0" w:color="000000"/>
          <w:bottom w:val="single" w:sz="4" w:space="0" w:color="000000"/>
          <w:right w:val="single" w:sz="4" w:space="0" w:color="000000"/>
        </w:pBdr>
        <w:spacing w:after="10" w:line="250" w:lineRule="auto"/>
        <w:ind w:left="108" w:hanging="10"/>
      </w:pPr>
      <w:r>
        <w:rPr>
          <w:sz w:val="24"/>
        </w:rPr>
        <w:t xml:space="preserve">            "</w:t>
      </w:r>
      <w:proofErr w:type="spellStart"/>
      <w:r>
        <w:rPr>
          <w:sz w:val="24"/>
        </w:rPr>
        <w:t>TDSReceivable</w:t>
      </w:r>
      <w:proofErr w:type="spellEnd"/>
      <w:r>
        <w:rPr>
          <w:sz w:val="24"/>
        </w:rPr>
        <w:t xml:space="preserve">": "1595.18", </w:t>
      </w:r>
    </w:p>
    <w:p w14:paraId="34861239" w14:textId="77777777" w:rsidR="00A74292" w:rsidRDefault="00A74292" w:rsidP="00A74292">
      <w:pPr>
        <w:pBdr>
          <w:top w:val="single" w:sz="4" w:space="0" w:color="000000"/>
          <w:left w:val="single" w:sz="4" w:space="0" w:color="000000"/>
          <w:bottom w:val="single" w:sz="4" w:space="0" w:color="000000"/>
          <w:right w:val="single" w:sz="4" w:space="0" w:color="000000"/>
        </w:pBdr>
        <w:spacing w:after="10" w:line="250" w:lineRule="auto"/>
        <w:ind w:left="108" w:hanging="10"/>
      </w:pPr>
      <w:r>
        <w:rPr>
          <w:sz w:val="24"/>
        </w:rPr>
        <w:t xml:space="preserve">            "</w:t>
      </w:r>
      <w:proofErr w:type="spellStart"/>
      <w:r>
        <w:rPr>
          <w:sz w:val="24"/>
        </w:rPr>
        <w:t>InterestOnClosureDate</w:t>
      </w:r>
      <w:proofErr w:type="spellEnd"/>
      <w:r>
        <w:rPr>
          <w:sz w:val="24"/>
        </w:rPr>
        <w:t xml:space="preserve">": "0.00", </w:t>
      </w:r>
    </w:p>
    <w:p w14:paraId="1675DFDD" w14:textId="77777777" w:rsidR="00A74292" w:rsidRDefault="00A74292" w:rsidP="00A74292">
      <w:pPr>
        <w:pBdr>
          <w:top w:val="single" w:sz="4" w:space="0" w:color="000000"/>
          <w:left w:val="single" w:sz="4" w:space="0" w:color="000000"/>
          <w:bottom w:val="single" w:sz="4" w:space="0" w:color="000000"/>
          <w:right w:val="single" w:sz="4" w:space="0" w:color="000000"/>
        </w:pBdr>
        <w:spacing w:after="10" w:line="250" w:lineRule="auto"/>
        <w:ind w:left="108" w:hanging="10"/>
      </w:pPr>
      <w:r>
        <w:rPr>
          <w:sz w:val="24"/>
        </w:rPr>
        <w:t xml:space="preserve">            "</w:t>
      </w:r>
      <w:proofErr w:type="spellStart"/>
      <w:r>
        <w:rPr>
          <w:sz w:val="24"/>
        </w:rPr>
        <w:t>PenalInterestOnClosureDate</w:t>
      </w:r>
      <w:proofErr w:type="spellEnd"/>
      <w:r>
        <w:rPr>
          <w:sz w:val="24"/>
        </w:rPr>
        <w:t xml:space="preserve">": "0.00", </w:t>
      </w:r>
    </w:p>
    <w:p w14:paraId="4319DBE1" w14:textId="77777777" w:rsidR="00A74292" w:rsidRDefault="00A74292" w:rsidP="00A74292">
      <w:pPr>
        <w:pBdr>
          <w:top w:val="single" w:sz="4" w:space="0" w:color="000000"/>
          <w:left w:val="single" w:sz="4" w:space="0" w:color="000000"/>
          <w:bottom w:val="single" w:sz="4" w:space="0" w:color="000000"/>
          <w:right w:val="single" w:sz="4" w:space="0" w:color="000000"/>
        </w:pBdr>
        <w:spacing w:after="10" w:line="250" w:lineRule="auto"/>
        <w:ind w:left="108" w:hanging="10"/>
      </w:pPr>
      <w:r>
        <w:rPr>
          <w:sz w:val="24"/>
        </w:rPr>
        <w:t xml:space="preserve">            "</w:t>
      </w:r>
      <w:proofErr w:type="spellStart"/>
      <w:r>
        <w:rPr>
          <w:sz w:val="24"/>
        </w:rPr>
        <w:t>TotalDue</w:t>
      </w:r>
      <w:proofErr w:type="spellEnd"/>
      <w:r>
        <w:rPr>
          <w:sz w:val="24"/>
        </w:rPr>
        <w:t xml:space="preserve">": "6734.12", </w:t>
      </w:r>
    </w:p>
    <w:p w14:paraId="0FCEDC98" w14:textId="77777777" w:rsidR="00A74292" w:rsidRDefault="00A74292" w:rsidP="00A74292">
      <w:pPr>
        <w:pBdr>
          <w:top w:val="single" w:sz="4" w:space="0" w:color="000000"/>
          <w:left w:val="single" w:sz="4" w:space="0" w:color="000000"/>
          <w:bottom w:val="single" w:sz="4" w:space="0" w:color="000000"/>
          <w:right w:val="single" w:sz="4" w:space="0" w:color="000000"/>
        </w:pBdr>
        <w:spacing w:after="10" w:line="250" w:lineRule="auto"/>
        <w:ind w:left="108" w:hanging="10"/>
      </w:pPr>
      <w:r>
        <w:rPr>
          <w:sz w:val="24"/>
        </w:rPr>
        <w:t xml:space="preserve">            "</w:t>
      </w:r>
      <w:proofErr w:type="spellStart"/>
      <w:r>
        <w:rPr>
          <w:sz w:val="24"/>
        </w:rPr>
        <w:t>ExcessMargin</w:t>
      </w:r>
      <w:proofErr w:type="spellEnd"/>
      <w:r>
        <w:rPr>
          <w:sz w:val="24"/>
        </w:rPr>
        <w:t xml:space="preserve">": "0.00", </w:t>
      </w:r>
    </w:p>
    <w:p w14:paraId="0DF17EAD" w14:textId="77777777" w:rsidR="00A74292" w:rsidRDefault="00A74292" w:rsidP="00A74292">
      <w:pPr>
        <w:pBdr>
          <w:top w:val="single" w:sz="4" w:space="0" w:color="000000"/>
          <w:left w:val="single" w:sz="4" w:space="0" w:color="000000"/>
          <w:bottom w:val="single" w:sz="4" w:space="0" w:color="000000"/>
          <w:right w:val="single" w:sz="4" w:space="0" w:color="000000"/>
        </w:pBdr>
        <w:spacing w:after="10" w:line="250" w:lineRule="auto"/>
        <w:ind w:left="108" w:hanging="10"/>
      </w:pPr>
      <w:r>
        <w:rPr>
          <w:sz w:val="24"/>
        </w:rPr>
        <w:t xml:space="preserve">            "</w:t>
      </w:r>
      <w:proofErr w:type="spellStart"/>
      <w:r>
        <w:rPr>
          <w:sz w:val="24"/>
        </w:rPr>
        <w:t>TotalCredit</w:t>
      </w:r>
      <w:proofErr w:type="spellEnd"/>
      <w:r>
        <w:rPr>
          <w:sz w:val="24"/>
        </w:rPr>
        <w:t xml:space="preserve">": "0.00", </w:t>
      </w:r>
    </w:p>
    <w:p w14:paraId="049562F5" w14:textId="77777777" w:rsidR="00A74292" w:rsidRDefault="00A74292" w:rsidP="00A74292">
      <w:pPr>
        <w:pBdr>
          <w:top w:val="single" w:sz="4" w:space="0" w:color="000000"/>
          <w:left w:val="single" w:sz="4" w:space="0" w:color="000000"/>
          <w:bottom w:val="single" w:sz="4" w:space="0" w:color="000000"/>
          <w:right w:val="single" w:sz="4" w:space="0" w:color="000000"/>
        </w:pBdr>
        <w:spacing w:after="10" w:line="250" w:lineRule="auto"/>
        <w:ind w:left="108" w:hanging="10"/>
      </w:pPr>
      <w:r>
        <w:rPr>
          <w:sz w:val="24"/>
        </w:rPr>
        <w:t xml:space="preserve">            "</w:t>
      </w:r>
      <w:proofErr w:type="spellStart"/>
      <w:r>
        <w:rPr>
          <w:sz w:val="24"/>
        </w:rPr>
        <w:t>NetPayable</w:t>
      </w:r>
      <w:proofErr w:type="spellEnd"/>
      <w:r>
        <w:rPr>
          <w:sz w:val="24"/>
        </w:rPr>
        <w:t xml:space="preserve">": "6734.12", </w:t>
      </w:r>
    </w:p>
    <w:p w14:paraId="7201F5A4" w14:textId="77777777" w:rsidR="00A74292" w:rsidRDefault="00A74292" w:rsidP="00A74292">
      <w:pPr>
        <w:pBdr>
          <w:top w:val="single" w:sz="4" w:space="0" w:color="000000"/>
          <w:left w:val="single" w:sz="4" w:space="0" w:color="000000"/>
          <w:bottom w:val="single" w:sz="4" w:space="0" w:color="000000"/>
          <w:right w:val="single" w:sz="4" w:space="0" w:color="000000"/>
        </w:pBdr>
        <w:spacing w:after="10" w:line="250" w:lineRule="auto"/>
        <w:ind w:left="108" w:hanging="10"/>
      </w:pPr>
      <w:r>
        <w:rPr>
          <w:sz w:val="24"/>
        </w:rPr>
        <w:t xml:space="preserve">            "PayableForNext7Days": [ </w:t>
      </w:r>
    </w:p>
    <w:p w14:paraId="50398DF6" w14:textId="77777777" w:rsidR="00A74292" w:rsidRDefault="00A74292" w:rsidP="00A74292">
      <w:pPr>
        <w:pBdr>
          <w:top w:val="single" w:sz="4" w:space="0" w:color="000000"/>
          <w:left w:val="single" w:sz="4" w:space="0" w:color="000000"/>
          <w:bottom w:val="single" w:sz="4" w:space="0" w:color="000000"/>
          <w:right w:val="single" w:sz="4" w:space="0" w:color="000000"/>
        </w:pBdr>
        <w:spacing w:after="10" w:line="250" w:lineRule="auto"/>
        <w:ind w:left="108" w:hanging="10"/>
      </w:pPr>
      <w:r>
        <w:rPr>
          <w:sz w:val="24"/>
        </w:rPr>
        <w:t xml:space="preserve">                { </w:t>
      </w:r>
    </w:p>
    <w:p w14:paraId="4B07FA19" w14:textId="77777777" w:rsidR="00A74292" w:rsidRDefault="00A74292" w:rsidP="00A74292">
      <w:pPr>
        <w:pBdr>
          <w:top w:val="single" w:sz="4" w:space="0" w:color="000000"/>
          <w:left w:val="single" w:sz="4" w:space="0" w:color="000000"/>
          <w:bottom w:val="single" w:sz="4" w:space="0" w:color="000000"/>
          <w:right w:val="single" w:sz="4" w:space="0" w:color="000000"/>
        </w:pBdr>
        <w:spacing w:after="10" w:line="250" w:lineRule="auto"/>
        <w:ind w:left="108" w:hanging="10"/>
      </w:pPr>
      <w:r>
        <w:rPr>
          <w:sz w:val="24"/>
        </w:rPr>
        <w:t xml:space="preserve">                    "Day1ClosureDate": null, </w:t>
      </w:r>
    </w:p>
    <w:p w14:paraId="0C1261DC" w14:textId="77777777" w:rsidR="00A74292" w:rsidRDefault="00A74292" w:rsidP="00A74292">
      <w:pPr>
        <w:pBdr>
          <w:top w:val="single" w:sz="4" w:space="0" w:color="000000"/>
          <w:left w:val="single" w:sz="4" w:space="0" w:color="000000"/>
          <w:bottom w:val="single" w:sz="4" w:space="0" w:color="000000"/>
          <w:right w:val="single" w:sz="4" w:space="0" w:color="000000"/>
        </w:pBdr>
        <w:spacing w:after="10" w:line="250" w:lineRule="auto"/>
        <w:ind w:left="108" w:hanging="10"/>
      </w:pPr>
      <w:r>
        <w:rPr>
          <w:sz w:val="24"/>
        </w:rPr>
        <w:t xml:space="preserve">                    "Day1ClosureAmount": "0.00", </w:t>
      </w:r>
    </w:p>
    <w:p w14:paraId="3840E10E" w14:textId="77777777" w:rsidR="00A74292" w:rsidRDefault="00A74292" w:rsidP="00A74292">
      <w:pPr>
        <w:pBdr>
          <w:top w:val="single" w:sz="4" w:space="0" w:color="000000"/>
          <w:left w:val="single" w:sz="4" w:space="0" w:color="000000"/>
          <w:bottom w:val="single" w:sz="4" w:space="0" w:color="000000"/>
          <w:right w:val="single" w:sz="4" w:space="0" w:color="000000"/>
        </w:pBdr>
        <w:spacing w:after="10" w:line="250" w:lineRule="auto"/>
        <w:ind w:left="108" w:hanging="10"/>
      </w:pPr>
      <w:r>
        <w:rPr>
          <w:sz w:val="24"/>
        </w:rPr>
        <w:t xml:space="preserve">                    "Day2ClosureDate": null, </w:t>
      </w:r>
    </w:p>
    <w:p w14:paraId="2C06AF67" w14:textId="77777777" w:rsidR="00A74292" w:rsidRDefault="00A74292" w:rsidP="00A74292">
      <w:pPr>
        <w:pBdr>
          <w:top w:val="single" w:sz="4" w:space="0" w:color="000000"/>
          <w:left w:val="single" w:sz="4" w:space="0" w:color="000000"/>
          <w:bottom w:val="single" w:sz="4" w:space="0" w:color="000000"/>
          <w:right w:val="single" w:sz="4" w:space="0" w:color="000000"/>
        </w:pBdr>
        <w:spacing w:after="10" w:line="250" w:lineRule="auto"/>
        <w:ind w:left="108" w:hanging="10"/>
      </w:pPr>
      <w:r>
        <w:rPr>
          <w:sz w:val="24"/>
        </w:rPr>
        <w:t xml:space="preserve">                    "Day2ClosureAmount": "0.00", </w:t>
      </w:r>
    </w:p>
    <w:p w14:paraId="1783C9AD" w14:textId="77777777" w:rsidR="00A74292" w:rsidRDefault="00A74292" w:rsidP="00A74292">
      <w:pPr>
        <w:pBdr>
          <w:top w:val="single" w:sz="4" w:space="0" w:color="000000"/>
          <w:left w:val="single" w:sz="4" w:space="0" w:color="000000"/>
          <w:bottom w:val="single" w:sz="4" w:space="0" w:color="000000"/>
          <w:right w:val="single" w:sz="4" w:space="0" w:color="000000"/>
        </w:pBdr>
        <w:spacing w:after="10" w:line="250" w:lineRule="auto"/>
        <w:ind w:left="108" w:hanging="10"/>
      </w:pPr>
      <w:r>
        <w:rPr>
          <w:sz w:val="24"/>
        </w:rPr>
        <w:t xml:space="preserve">                    "Day3ClosureDate": null, </w:t>
      </w:r>
    </w:p>
    <w:p w14:paraId="35DCC1B9" w14:textId="77777777" w:rsidR="00A74292" w:rsidRDefault="00A74292" w:rsidP="00A74292">
      <w:pPr>
        <w:pBdr>
          <w:top w:val="single" w:sz="4" w:space="0" w:color="000000"/>
          <w:left w:val="single" w:sz="4" w:space="0" w:color="000000"/>
          <w:bottom w:val="single" w:sz="4" w:space="0" w:color="000000"/>
          <w:right w:val="single" w:sz="4" w:space="0" w:color="000000"/>
        </w:pBdr>
        <w:spacing w:after="10" w:line="250" w:lineRule="auto"/>
        <w:ind w:left="108" w:hanging="10"/>
      </w:pPr>
      <w:r>
        <w:rPr>
          <w:sz w:val="24"/>
        </w:rPr>
        <w:t xml:space="preserve">                    "Day3ClosureAmount": "0.00", </w:t>
      </w:r>
    </w:p>
    <w:p w14:paraId="7100A1CF" w14:textId="77777777" w:rsidR="00A74292" w:rsidRDefault="00A74292" w:rsidP="00A74292">
      <w:pPr>
        <w:pBdr>
          <w:top w:val="single" w:sz="4" w:space="0" w:color="000000"/>
          <w:left w:val="single" w:sz="4" w:space="0" w:color="000000"/>
          <w:bottom w:val="single" w:sz="4" w:space="0" w:color="000000"/>
          <w:right w:val="single" w:sz="4" w:space="0" w:color="000000"/>
        </w:pBdr>
        <w:spacing w:after="10" w:line="250" w:lineRule="auto"/>
        <w:ind w:left="108" w:hanging="10"/>
      </w:pPr>
      <w:r>
        <w:rPr>
          <w:sz w:val="24"/>
        </w:rPr>
        <w:t xml:space="preserve">                    "Day4ClosureDate": null, </w:t>
      </w:r>
    </w:p>
    <w:p w14:paraId="404C669A" w14:textId="77777777" w:rsidR="00A74292" w:rsidRDefault="00A74292" w:rsidP="00A74292">
      <w:pPr>
        <w:pBdr>
          <w:top w:val="single" w:sz="4" w:space="0" w:color="000000"/>
          <w:left w:val="single" w:sz="4" w:space="0" w:color="000000"/>
          <w:bottom w:val="single" w:sz="4" w:space="0" w:color="000000"/>
          <w:right w:val="single" w:sz="4" w:space="0" w:color="000000"/>
        </w:pBdr>
        <w:spacing w:after="10" w:line="250" w:lineRule="auto"/>
        <w:ind w:left="108" w:hanging="10"/>
      </w:pPr>
      <w:r>
        <w:rPr>
          <w:sz w:val="24"/>
        </w:rPr>
        <w:t xml:space="preserve">                    "Day4ClosureAmount": "0.00", </w:t>
      </w:r>
    </w:p>
    <w:p w14:paraId="4E090B12" w14:textId="77777777" w:rsidR="00A74292" w:rsidRDefault="00A74292" w:rsidP="00A74292">
      <w:pPr>
        <w:pBdr>
          <w:top w:val="single" w:sz="4" w:space="0" w:color="000000"/>
          <w:left w:val="single" w:sz="4" w:space="0" w:color="000000"/>
          <w:bottom w:val="single" w:sz="4" w:space="0" w:color="000000"/>
          <w:right w:val="single" w:sz="4" w:space="0" w:color="000000"/>
        </w:pBdr>
        <w:spacing w:after="10" w:line="250" w:lineRule="auto"/>
        <w:ind w:left="108" w:hanging="10"/>
      </w:pPr>
      <w:r>
        <w:rPr>
          <w:sz w:val="24"/>
        </w:rPr>
        <w:t xml:space="preserve">                    "Day5ClosureDate": null, </w:t>
      </w:r>
    </w:p>
    <w:p w14:paraId="4BFA854F" w14:textId="77777777" w:rsidR="00A74292" w:rsidRDefault="00A74292" w:rsidP="00A74292">
      <w:pPr>
        <w:pBdr>
          <w:top w:val="single" w:sz="4" w:space="0" w:color="000000"/>
          <w:left w:val="single" w:sz="4" w:space="0" w:color="000000"/>
          <w:bottom w:val="single" w:sz="4" w:space="0" w:color="000000"/>
          <w:right w:val="single" w:sz="4" w:space="0" w:color="000000"/>
        </w:pBdr>
        <w:spacing w:after="10" w:line="250" w:lineRule="auto"/>
        <w:ind w:left="108" w:hanging="10"/>
      </w:pPr>
      <w:r>
        <w:rPr>
          <w:sz w:val="24"/>
        </w:rPr>
        <w:t xml:space="preserve">                    "Day5ClosureAmount": "0.00", </w:t>
      </w:r>
    </w:p>
    <w:p w14:paraId="64D90462" w14:textId="77777777" w:rsidR="00A74292" w:rsidRDefault="00A74292" w:rsidP="00A74292">
      <w:pPr>
        <w:pBdr>
          <w:top w:val="single" w:sz="4" w:space="0" w:color="000000"/>
          <w:left w:val="single" w:sz="4" w:space="0" w:color="000000"/>
          <w:bottom w:val="single" w:sz="4" w:space="0" w:color="000000"/>
          <w:right w:val="single" w:sz="4" w:space="0" w:color="000000"/>
        </w:pBdr>
        <w:spacing w:after="10" w:line="250" w:lineRule="auto"/>
        <w:ind w:left="108" w:hanging="10"/>
      </w:pPr>
      <w:r>
        <w:rPr>
          <w:sz w:val="24"/>
        </w:rPr>
        <w:t xml:space="preserve">                    "Day6ClosureDate": null, </w:t>
      </w:r>
    </w:p>
    <w:p w14:paraId="748A17E3" w14:textId="77777777" w:rsidR="00A74292" w:rsidRDefault="00A74292" w:rsidP="00A74292">
      <w:pPr>
        <w:pBdr>
          <w:top w:val="single" w:sz="4" w:space="0" w:color="000000"/>
          <w:left w:val="single" w:sz="4" w:space="0" w:color="000000"/>
          <w:bottom w:val="single" w:sz="4" w:space="0" w:color="000000"/>
          <w:right w:val="single" w:sz="4" w:space="0" w:color="000000"/>
        </w:pBdr>
        <w:spacing w:after="10" w:line="250" w:lineRule="auto"/>
        <w:ind w:left="108" w:hanging="10"/>
      </w:pPr>
      <w:r>
        <w:rPr>
          <w:sz w:val="24"/>
        </w:rPr>
        <w:t xml:space="preserve">                    "Day6ClosureAmount": "0.00", </w:t>
      </w:r>
    </w:p>
    <w:p w14:paraId="70C35C11" w14:textId="77777777" w:rsidR="00A74292" w:rsidRDefault="00A74292" w:rsidP="00A74292">
      <w:pPr>
        <w:pBdr>
          <w:top w:val="single" w:sz="4" w:space="0" w:color="000000"/>
          <w:left w:val="single" w:sz="4" w:space="0" w:color="000000"/>
          <w:bottom w:val="single" w:sz="4" w:space="0" w:color="000000"/>
          <w:right w:val="single" w:sz="4" w:space="0" w:color="000000"/>
        </w:pBdr>
        <w:spacing w:after="10" w:line="250" w:lineRule="auto"/>
        <w:ind w:left="108" w:hanging="10"/>
      </w:pPr>
      <w:r>
        <w:rPr>
          <w:sz w:val="24"/>
        </w:rPr>
        <w:t xml:space="preserve">                    "Day7ClosureDate": null, </w:t>
      </w:r>
    </w:p>
    <w:p w14:paraId="11AFFB14" w14:textId="77777777" w:rsidR="00A74292" w:rsidRDefault="00A74292" w:rsidP="00A74292">
      <w:pPr>
        <w:pBdr>
          <w:top w:val="single" w:sz="4" w:space="0" w:color="000000"/>
          <w:left w:val="single" w:sz="4" w:space="0" w:color="000000"/>
          <w:bottom w:val="single" w:sz="4" w:space="0" w:color="000000"/>
          <w:right w:val="single" w:sz="4" w:space="0" w:color="000000"/>
        </w:pBdr>
        <w:spacing w:after="10" w:line="250" w:lineRule="auto"/>
        <w:ind w:left="108" w:hanging="10"/>
      </w:pPr>
      <w:r>
        <w:rPr>
          <w:sz w:val="24"/>
        </w:rPr>
        <w:t xml:space="preserve">                    "Day7ClosureAmount": "0.00" </w:t>
      </w:r>
    </w:p>
    <w:p w14:paraId="273FEE55" w14:textId="77777777" w:rsidR="00A74292" w:rsidRDefault="00A74292" w:rsidP="00A74292">
      <w:pPr>
        <w:pBdr>
          <w:top w:val="single" w:sz="4" w:space="0" w:color="000000"/>
          <w:left w:val="single" w:sz="4" w:space="0" w:color="000000"/>
          <w:bottom w:val="single" w:sz="4" w:space="0" w:color="000000"/>
          <w:right w:val="single" w:sz="4" w:space="0" w:color="000000"/>
        </w:pBdr>
        <w:spacing w:after="173" w:line="250" w:lineRule="auto"/>
        <w:ind w:left="108" w:hanging="10"/>
      </w:pPr>
      <w:r>
        <w:rPr>
          <w:sz w:val="24"/>
        </w:rPr>
        <w:t xml:space="preserve">                } </w:t>
      </w:r>
    </w:p>
    <w:p w14:paraId="5AA6F1F8" w14:textId="77777777" w:rsidR="00A74292" w:rsidRDefault="00A74292" w:rsidP="00A74292">
      <w:pPr>
        <w:pBdr>
          <w:top w:val="single" w:sz="4" w:space="0" w:color="000000"/>
          <w:left w:val="single" w:sz="4" w:space="0" w:color="000000"/>
          <w:bottom w:val="single" w:sz="4" w:space="0" w:color="000000"/>
          <w:right w:val="single" w:sz="4" w:space="0" w:color="000000"/>
        </w:pBdr>
        <w:spacing w:after="10" w:line="250" w:lineRule="auto"/>
        <w:ind w:left="108" w:hanging="10"/>
      </w:pPr>
      <w:r>
        <w:rPr>
          <w:sz w:val="24"/>
        </w:rPr>
        <w:t xml:space="preserve">            ] </w:t>
      </w:r>
    </w:p>
    <w:p w14:paraId="519D8EAF" w14:textId="77777777" w:rsidR="00A74292" w:rsidRDefault="00A74292" w:rsidP="00A74292">
      <w:pPr>
        <w:pBdr>
          <w:top w:val="single" w:sz="4" w:space="0" w:color="000000"/>
          <w:left w:val="single" w:sz="4" w:space="0" w:color="000000"/>
          <w:bottom w:val="single" w:sz="4" w:space="0" w:color="000000"/>
          <w:right w:val="single" w:sz="4" w:space="0" w:color="000000"/>
        </w:pBdr>
        <w:spacing w:after="10" w:line="250" w:lineRule="auto"/>
        <w:ind w:left="108" w:hanging="10"/>
      </w:pPr>
      <w:r>
        <w:rPr>
          <w:sz w:val="24"/>
        </w:rPr>
        <w:t xml:space="preserve">        } </w:t>
      </w:r>
    </w:p>
    <w:p w14:paraId="2477B661" w14:textId="77777777" w:rsidR="00A74292" w:rsidRDefault="00A74292" w:rsidP="00A74292">
      <w:pPr>
        <w:pBdr>
          <w:top w:val="single" w:sz="4" w:space="0" w:color="000000"/>
          <w:left w:val="single" w:sz="4" w:space="0" w:color="000000"/>
          <w:bottom w:val="single" w:sz="4" w:space="0" w:color="000000"/>
          <w:right w:val="single" w:sz="4" w:space="0" w:color="000000"/>
        </w:pBdr>
        <w:spacing w:after="10" w:line="250" w:lineRule="auto"/>
        <w:ind w:left="108" w:hanging="10"/>
      </w:pPr>
      <w:r>
        <w:rPr>
          <w:sz w:val="24"/>
        </w:rPr>
        <w:t xml:space="preserve">    ], </w:t>
      </w:r>
    </w:p>
    <w:p w14:paraId="4D87622F" w14:textId="77777777" w:rsidR="00A74292" w:rsidRDefault="00A74292" w:rsidP="00A74292">
      <w:pPr>
        <w:pBdr>
          <w:top w:val="single" w:sz="4" w:space="0" w:color="000000"/>
          <w:left w:val="single" w:sz="4" w:space="0" w:color="000000"/>
          <w:bottom w:val="single" w:sz="4" w:space="0" w:color="000000"/>
          <w:right w:val="single" w:sz="4" w:space="0" w:color="000000"/>
        </w:pBdr>
        <w:spacing w:after="10" w:line="250" w:lineRule="auto"/>
        <w:ind w:left="108" w:hanging="10"/>
      </w:pPr>
      <w:r>
        <w:rPr>
          <w:sz w:val="24"/>
        </w:rPr>
        <w:t xml:space="preserve">    "status": { </w:t>
      </w:r>
    </w:p>
    <w:p w14:paraId="5DCE8DBF" w14:textId="77777777" w:rsidR="00A74292" w:rsidRDefault="00A74292" w:rsidP="00A74292">
      <w:pPr>
        <w:pBdr>
          <w:top w:val="single" w:sz="4" w:space="0" w:color="000000"/>
          <w:left w:val="single" w:sz="4" w:space="0" w:color="000000"/>
          <w:bottom w:val="single" w:sz="4" w:space="0" w:color="000000"/>
          <w:right w:val="single" w:sz="4" w:space="0" w:color="000000"/>
        </w:pBdr>
        <w:spacing w:after="10" w:line="250" w:lineRule="auto"/>
        <w:ind w:left="108" w:hanging="10"/>
      </w:pPr>
      <w:r>
        <w:rPr>
          <w:sz w:val="24"/>
        </w:rPr>
        <w:t xml:space="preserve">        "Status": "Success", </w:t>
      </w:r>
    </w:p>
    <w:p w14:paraId="5820CF12" w14:textId="77777777" w:rsidR="00A74292" w:rsidRDefault="00A74292" w:rsidP="00A74292">
      <w:pPr>
        <w:pBdr>
          <w:top w:val="single" w:sz="4" w:space="0" w:color="000000"/>
          <w:left w:val="single" w:sz="4" w:space="0" w:color="000000"/>
          <w:bottom w:val="single" w:sz="4" w:space="0" w:color="000000"/>
          <w:right w:val="single" w:sz="4" w:space="0" w:color="000000"/>
        </w:pBdr>
        <w:spacing w:after="10" w:line="250" w:lineRule="auto"/>
        <w:ind w:left="108" w:hanging="10"/>
      </w:pPr>
      <w:r>
        <w:rPr>
          <w:sz w:val="24"/>
        </w:rPr>
        <w:lastRenderedPageBreak/>
        <w:t xml:space="preserve">        "Code": "01", </w:t>
      </w:r>
    </w:p>
    <w:p w14:paraId="7DB4DAF3" w14:textId="77777777" w:rsidR="00A74292" w:rsidRDefault="00A74292" w:rsidP="00A74292">
      <w:pPr>
        <w:pBdr>
          <w:top w:val="single" w:sz="4" w:space="0" w:color="000000"/>
          <w:left w:val="single" w:sz="4" w:space="0" w:color="000000"/>
          <w:bottom w:val="single" w:sz="4" w:space="0" w:color="000000"/>
          <w:right w:val="single" w:sz="4" w:space="0" w:color="000000"/>
        </w:pBdr>
        <w:spacing w:after="10" w:line="250" w:lineRule="auto"/>
        <w:ind w:left="108" w:hanging="10"/>
      </w:pPr>
      <w:r>
        <w:rPr>
          <w:sz w:val="24"/>
        </w:rPr>
        <w:t xml:space="preserve">        "Remarks": "" </w:t>
      </w:r>
    </w:p>
    <w:p w14:paraId="1E408E52" w14:textId="77777777" w:rsidR="00A74292" w:rsidRDefault="00A74292" w:rsidP="00A74292">
      <w:pPr>
        <w:pBdr>
          <w:top w:val="single" w:sz="4" w:space="0" w:color="000000"/>
          <w:left w:val="single" w:sz="4" w:space="0" w:color="000000"/>
          <w:bottom w:val="single" w:sz="4" w:space="0" w:color="000000"/>
          <w:right w:val="single" w:sz="4" w:space="0" w:color="000000"/>
        </w:pBdr>
        <w:spacing w:after="10" w:line="250" w:lineRule="auto"/>
        <w:ind w:left="108" w:hanging="10"/>
      </w:pPr>
      <w:r>
        <w:rPr>
          <w:sz w:val="24"/>
        </w:rPr>
        <w:t xml:space="preserve">    } </w:t>
      </w:r>
    </w:p>
    <w:p w14:paraId="2DA0A4F3" w14:textId="77777777" w:rsidR="00A74292" w:rsidRDefault="00A74292" w:rsidP="00A74292">
      <w:pPr>
        <w:pBdr>
          <w:top w:val="single" w:sz="4" w:space="0" w:color="000000"/>
          <w:left w:val="single" w:sz="4" w:space="0" w:color="000000"/>
          <w:bottom w:val="single" w:sz="4" w:space="0" w:color="000000"/>
          <w:right w:val="single" w:sz="4" w:space="0" w:color="000000"/>
        </w:pBdr>
        <w:spacing w:after="10" w:line="250" w:lineRule="auto"/>
        <w:ind w:left="108" w:hanging="10"/>
      </w:pPr>
      <w:r>
        <w:rPr>
          <w:sz w:val="24"/>
        </w:rPr>
        <w:t xml:space="preserve">} </w:t>
      </w:r>
    </w:p>
    <w:p w14:paraId="06E4CADC" w14:textId="45427F95" w:rsidR="00A74292" w:rsidRDefault="00A74292" w:rsidP="00A74292">
      <w:pPr>
        <w:spacing w:after="159"/>
        <w:rPr>
          <w:sz w:val="24"/>
        </w:rPr>
      </w:pPr>
      <w:r>
        <w:rPr>
          <w:sz w:val="24"/>
        </w:rPr>
        <w:t xml:space="preserve"> </w:t>
      </w:r>
    </w:p>
    <w:p w14:paraId="0FE8FE7B" w14:textId="25428D10" w:rsidR="008038E9" w:rsidRDefault="00EE4911" w:rsidP="008038E9">
      <w:pPr>
        <w:pStyle w:val="Heading2"/>
        <w:ind w:left="730"/>
      </w:pPr>
      <w:bookmarkStart w:id="124" w:name="_Toc188379682"/>
      <w:bookmarkStart w:id="125" w:name="_Toc1007306"/>
      <w:r>
        <w:t>9</w:t>
      </w:r>
      <w:r w:rsidR="008038E9">
        <w:t>.</w:t>
      </w:r>
      <w:r>
        <w:t>5</w:t>
      </w:r>
      <w:r w:rsidR="008038E9">
        <w:t>.</w:t>
      </w:r>
      <w:r w:rsidR="008038E9">
        <w:rPr>
          <w:rFonts w:ascii="Arial" w:eastAsia="Arial" w:hAnsi="Arial" w:cs="Arial"/>
        </w:rPr>
        <w:t xml:space="preserve"> </w:t>
      </w:r>
      <w:r w:rsidR="008038E9">
        <w:t>Sample JSON Response Specification details</w:t>
      </w:r>
      <w:bookmarkEnd w:id="124"/>
      <w:r w:rsidR="008038E9">
        <w:t xml:space="preserve"> </w:t>
      </w:r>
      <w:bookmarkEnd w:id="125"/>
    </w:p>
    <w:tbl>
      <w:tblPr>
        <w:tblStyle w:val="TableGrid0"/>
        <w:tblW w:w="10771" w:type="dxa"/>
        <w:tblInd w:w="2" w:type="dxa"/>
        <w:tblCellMar>
          <w:top w:w="52" w:type="dxa"/>
          <w:left w:w="106" w:type="dxa"/>
          <w:right w:w="109" w:type="dxa"/>
        </w:tblCellMar>
        <w:tblLook w:val="04A0" w:firstRow="1" w:lastRow="0" w:firstColumn="1" w:lastColumn="0" w:noHBand="0" w:noVBand="1"/>
      </w:tblPr>
      <w:tblGrid>
        <w:gridCol w:w="1982"/>
        <w:gridCol w:w="1844"/>
        <w:gridCol w:w="1559"/>
        <w:gridCol w:w="5386"/>
      </w:tblGrid>
      <w:tr w:rsidR="008038E9" w14:paraId="7194196A" w14:textId="77777777" w:rsidTr="00EC537C">
        <w:trPr>
          <w:trHeight w:val="803"/>
        </w:trPr>
        <w:tc>
          <w:tcPr>
            <w:tcW w:w="1982" w:type="dxa"/>
            <w:tcBorders>
              <w:top w:val="single" w:sz="8" w:space="0" w:color="000000"/>
              <w:left w:val="single" w:sz="8" w:space="0" w:color="000000"/>
              <w:bottom w:val="single" w:sz="4" w:space="0" w:color="000000"/>
              <w:right w:val="single" w:sz="4" w:space="0" w:color="000000"/>
            </w:tcBorders>
            <w:shd w:val="clear" w:color="auto" w:fill="F4B084"/>
          </w:tcPr>
          <w:p w14:paraId="78777B1D" w14:textId="77777777" w:rsidR="008038E9" w:rsidRDefault="008038E9" w:rsidP="008038E9">
            <w:proofErr w:type="spellStart"/>
            <w:r>
              <w:rPr>
                <w:b/>
                <w:sz w:val="24"/>
              </w:rPr>
              <w:t>FieldName</w:t>
            </w:r>
            <w:proofErr w:type="spellEnd"/>
            <w:r>
              <w:rPr>
                <w:b/>
                <w:sz w:val="24"/>
              </w:rPr>
              <w:t xml:space="preserve"> </w:t>
            </w:r>
          </w:p>
        </w:tc>
        <w:tc>
          <w:tcPr>
            <w:tcW w:w="1844" w:type="dxa"/>
            <w:tcBorders>
              <w:top w:val="single" w:sz="8" w:space="0" w:color="000000"/>
              <w:left w:val="single" w:sz="4" w:space="0" w:color="000000"/>
              <w:bottom w:val="single" w:sz="4" w:space="0" w:color="000000"/>
              <w:right w:val="single" w:sz="4" w:space="0" w:color="000000"/>
            </w:tcBorders>
            <w:shd w:val="clear" w:color="auto" w:fill="F4B084"/>
          </w:tcPr>
          <w:p w14:paraId="1ABAFDD9" w14:textId="77777777" w:rsidR="008038E9" w:rsidRDefault="008038E9" w:rsidP="008038E9">
            <w:pPr>
              <w:ind w:left="4"/>
            </w:pPr>
            <w:proofErr w:type="spellStart"/>
            <w:proofErr w:type="gramStart"/>
            <w:r>
              <w:rPr>
                <w:b/>
                <w:sz w:val="24"/>
              </w:rPr>
              <w:t>DataType</w:t>
            </w:r>
            <w:proofErr w:type="spellEnd"/>
            <w:r>
              <w:rPr>
                <w:b/>
                <w:sz w:val="24"/>
              </w:rPr>
              <w:t>(</w:t>
            </w:r>
            <w:proofErr w:type="gramEnd"/>
            <w:r>
              <w:rPr>
                <w:b/>
                <w:sz w:val="24"/>
              </w:rPr>
              <w:t xml:space="preserve">Len) </w:t>
            </w:r>
          </w:p>
        </w:tc>
        <w:tc>
          <w:tcPr>
            <w:tcW w:w="1559" w:type="dxa"/>
            <w:tcBorders>
              <w:top w:val="single" w:sz="8" w:space="0" w:color="000000"/>
              <w:left w:val="single" w:sz="4" w:space="0" w:color="000000"/>
              <w:bottom w:val="single" w:sz="4" w:space="0" w:color="000000"/>
              <w:right w:val="single" w:sz="4" w:space="0" w:color="000000"/>
            </w:tcBorders>
            <w:shd w:val="clear" w:color="auto" w:fill="F4B084"/>
          </w:tcPr>
          <w:p w14:paraId="12A9407B" w14:textId="77777777" w:rsidR="008038E9" w:rsidRDefault="008038E9" w:rsidP="008038E9">
            <w:pPr>
              <w:ind w:left="4"/>
            </w:pPr>
            <w:proofErr w:type="gramStart"/>
            <w:r>
              <w:rPr>
                <w:b/>
                <w:sz w:val="24"/>
              </w:rPr>
              <w:t>Mandatory(</w:t>
            </w:r>
            <w:proofErr w:type="gramEnd"/>
            <w:r>
              <w:rPr>
                <w:b/>
                <w:sz w:val="24"/>
              </w:rPr>
              <w:t xml:space="preserve">Y es/No/CM)  </w:t>
            </w:r>
          </w:p>
        </w:tc>
        <w:tc>
          <w:tcPr>
            <w:tcW w:w="5386" w:type="dxa"/>
            <w:tcBorders>
              <w:top w:val="single" w:sz="8" w:space="0" w:color="000000"/>
              <w:left w:val="single" w:sz="4" w:space="0" w:color="000000"/>
              <w:bottom w:val="single" w:sz="4" w:space="0" w:color="000000"/>
              <w:right w:val="single" w:sz="8" w:space="0" w:color="000000"/>
            </w:tcBorders>
            <w:shd w:val="clear" w:color="auto" w:fill="F4B084"/>
          </w:tcPr>
          <w:p w14:paraId="021B6F93" w14:textId="77777777" w:rsidR="008038E9" w:rsidRDefault="008038E9" w:rsidP="008038E9">
            <w:pPr>
              <w:ind w:left="5"/>
            </w:pPr>
            <w:r>
              <w:rPr>
                <w:b/>
                <w:sz w:val="24"/>
              </w:rPr>
              <w:t xml:space="preserve">Description </w:t>
            </w:r>
          </w:p>
        </w:tc>
      </w:tr>
      <w:tr w:rsidR="008038E9" w14:paraId="74C993CC" w14:textId="77777777" w:rsidTr="00EC537C">
        <w:trPr>
          <w:trHeight w:val="482"/>
        </w:trPr>
        <w:tc>
          <w:tcPr>
            <w:tcW w:w="1982" w:type="dxa"/>
            <w:tcBorders>
              <w:top w:val="single" w:sz="4" w:space="0" w:color="000000"/>
              <w:left w:val="single" w:sz="8" w:space="0" w:color="000000"/>
              <w:bottom w:val="single" w:sz="4" w:space="0" w:color="000000"/>
              <w:right w:val="single" w:sz="4" w:space="0" w:color="000000"/>
            </w:tcBorders>
            <w:shd w:val="clear" w:color="auto" w:fill="FFFF00"/>
          </w:tcPr>
          <w:p w14:paraId="1472E8A9" w14:textId="77777777" w:rsidR="008038E9" w:rsidRDefault="008038E9" w:rsidP="008038E9">
            <w:proofErr w:type="spellStart"/>
            <w:r>
              <w:rPr>
                <w:b/>
                <w:sz w:val="24"/>
              </w:rPr>
              <w:t>LoanClosureData</w:t>
            </w:r>
            <w:proofErr w:type="spellEnd"/>
            <w:r>
              <w:rPr>
                <w:b/>
                <w:sz w:val="24"/>
              </w:rPr>
              <w:t xml:space="preserve"> </w:t>
            </w:r>
          </w:p>
        </w:tc>
        <w:tc>
          <w:tcPr>
            <w:tcW w:w="1844" w:type="dxa"/>
            <w:tcBorders>
              <w:top w:val="single" w:sz="4" w:space="0" w:color="000000"/>
              <w:left w:val="single" w:sz="4" w:space="0" w:color="000000"/>
              <w:bottom w:val="single" w:sz="4" w:space="0" w:color="000000"/>
              <w:right w:val="single" w:sz="4" w:space="0" w:color="000000"/>
            </w:tcBorders>
          </w:tcPr>
          <w:p w14:paraId="17544535" w14:textId="77777777" w:rsidR="008038E9" w:rsidRDefault="008038E9" w:rsidP="008038E9">
            <w:pPr>
              <w:ind w:left="4"/>
            </w:pPr>
            <w:r>
              <w:rPr>
                <w:b/>
                <w:sz w:val="24"/>
              </w:rPr>
              <w:t xml:space="preserve">  </w:t>
            </w:r>
          </w:p>
        </w:tc>
        <w:tc>
          <w:tcPr>
            <w:tcW w:w="1559" w:type="dxa"/>
            <w:tcBorders>
              <w:top w:val="single" w:sz="4" w:space="0" w:color="000000"/>
              <w:left w:val="single" w:sz="4" w:space="0" w:color="000000"/>
              <w:bottom w:val="single" w:sz="4" w:space="0" w:color="000000"/>
              <w:right w:val="single" w:sz="4" w:space="0" w:color="000000"/>
            </w:tcBorders>
          </w:tcPr>
          <w:p w14:paraId="16EFC35F" w14:textId="77777777" w:rsidR="008038E9" w:rsidRDefault="008038E9" w:rsidP="008038E9">
            <w:pPr>
              <w:ind w:left="4"/>
            </w:pPr>
            <w:r>
              <w:rPr>
                <w:b/>
                <w:sz w:val="24"/>
              </w:rPr>
              <w:t xml:space="preserve">  </w:t>
            </w:r>
          </w:p>
        </w:tc>
        <w:tc>
          <w:tcPr>
            <w:tcW w:w="5386" w:type="dxa"/>
            <w:tcBorders>
              <w:top w:val="single" w:sz="4" w:space="0" w:color="000000"/>
              <w:left w:val="single" w:sz="4" w:space="0" w:color="000000"/>
              <w:bottom w:val="single" w:sz="4" w:space="0" w:color="000000"/>
              <w:right w:val="single" w:sz="8" w:space="0" w:color="000000"/>
            </w:tcBorders>
          </w:tcPr>
          <w:p w14:paraId="0726C112" w14:textId="77777777" w:rsidR="008038E9" w:rsidRDefault="008038E9" w:rsidP="008038E9">
            <w:pPr>
              <w:ind w:left="5"/>
            </w:pPr>
            <w:r>
              <w:rPr>
                <w:b/>
                <w:sz w:val="24"/>
              </w:rPr>
              <w:t xml:space="preserve">  </w:t>
            </w:r>
          </w:p>
        </w:tc>
      </w:tr>
      <w:tr w:rsidR="008038E9" w14:paraId="090DB491" w14:textId="77777777" w:rsidTr="00EC537C">
        <w:trPr>
          <w:trHeight w:val="803"/>
        </w:trPr>
        <w:tc>
          <w:tcPr>
            <w:tcW w:w="1982" w:type="dxa"/>
            <w:tcBorders>
              <w:top w:val="single" w:sz="4" w:space="0" w:color="000000"/>
              <w:left w:val="single" w:sz="8" w:space="0" w:color="000000"/>
              <w:bottom w:val="single" w:sz="4" w:space="0" w:color="000000"/>
              <w:right w:val="single" w:sz="4" w:space="0" w:color="000000"/>
            </w:tcBorders>
          </w:tcPr>
          <w:p w14:paraId="7437E527" w14:textId="77777777" w:rsidR="008038E9" w:rsidRDefault="008038E9" w:rsidP="008038E9">
            <w:proofErr w:type="spellStart"/>
            <w:r>
              <w:rPr>
                <w:sz w:val="24"/>
              </w:rPr>
              <w:t>AsOnForeclosure</w:t>
            </w:r>
            <w:proofErr w:type="spellEnd"/>
          </w:p>
          <w:p w14:paraId="1F5F06AD" w14:textId="77777777" w:rsidR="008038E9" w:rsidRDefault="008038E9" w:rsidP="008038E9">
            <w:r>
              <w:rPr>
                <w:sz w:val="24"/>
              </w:rPr>
              <w:t xml:space="preserve">Date </w:t>
            </w:r>
          </w:p>
        </w:tc>
        <w:tc>
          <w:tcPr>
            <w:tcW w:w="1844" w:type="dxa"/>
            <w:tcBorders>
              <w:top w:val="single" w:sz="4" w:space="0" w:color="000000"/>
              <w:left w:val="single" w:sz="4" w:space="0" w:color="000000"/>
              <w:bottom w:val="single" w:sz="4" w:space="0" w:color="000000"/>
              <w:right w:val="single" w:sz="4" w:space="0" w:color="000000"/>
            </w:tcBorders>
          </w:tcPr>
          <w:p w14:paraId="1B8FD7EB" w14:textId="77777777" w:rsidR="008038E9" w:rsidRDefault="008038E9" w:rsidP="008038E9">
            <w:pPr>
              <w:ind w:left="4"/>
            </w:pPr>
            <w:r>
              <w:rPr>
                <w:sz w:val="24"/>
              </w:rPr>
              <w:t xml:space="preserve">Date </w:t>
            </w:r>
          </w:p>
        </w:tc>
        <w:tc>
          <w:tcPr>
            <w:tcW w:w="1559" w:type="dxa"/>
            <w:tcBorders>
              <w:top w:val="single" w:sz="4" w:space="0" w:color="000000"/>
              <w:left w:val="single" w:sz="4" w:space="0" w:color="000000"/>
              <w:bottom w:val="single" w:sz="4" w:space="0" w:color="000000"/>
              <w:right w:val="single" w:sz="4" w:space="0" w:color="000000"/>
            </w:tcBorders>
          </w:tcPr>
          <w:p w14:paraId="785B0744" w14:textId="77777777" w:rsidR="008038E9" w:rsidRDefault="008038E9" w:rsidP="008038E9">
            <w:pPr>
              <w:ind w:left="4"/>
            </w:pPr>
            <w:r>
              <w:rPr>
                <w:sz w:val="24"/>
              </w:rPr>
              <w:t xml:space="preserve">No </w:t>
            </w:r>
          </w:p>
        </w:tc>
        <w:tc>
          <w:tcPr>
            <w:tcW w:w="5386" w:type="dxa"/>
            <w:tcBorders>
              <w:top w:val="single" w:sz="4" w:space="0" w:color="000000"/>
              <w:left w:val="single" w:sz="4" w:space="0" w:color="000000"/>
              <w:bottom w:val="single" w:sz="4" w:space="0" w:color="000000"/>
              <w:right w:val="single" w:sz="8" w:space="0" w:color="000000"/>
            </w:tcBorders>
          </w:tcPr>
          <w:p w14:paraId="5732C50C" w14:textId="77777777" w:rsidR="008038E9" w:rsidRDefault="008038E9" w:rsidP="008038E9">
            <w:pPr>
              <w:ind w:left="5"/>
            </w:pPr>
            <w:r>
              <w:rPr>
                <w:sz w:val="24"/>
              </w:rPr>
              <w:t xml:space="preserve">This is the date as on for the closure date. </w:t>
            </w:r>
          </w:p>
          <w:p w14:paraId="51BE3540" w14:textId="77777777" w:rsidR="008038E9" w:rsidRDefault="008038E9" w:rsidP="008038E9">
            <w:pPr>
              <w:ind w:left="5"/>
            </w:pPr>
            <w:r>
              <w:rPr>
                <w:sz w:val="24"/>
              </w:rPr>
              <w:t xml:space="preserve">Date </w:t>
            </w:r>
            <w:proofErr w:type="gramStart"/>
            <w:r>
              <w:rPr>
                <w:sz w:val="24"/>
              </w:rPr>
              <w:t>format :</w:t>
            </w:r>
            <w:proofErr w:type="gramEnd"/>
            <w:r>
              <w:rPr>
                <w:sz w:val="24"/>
              </w:rPr>
              <w:t xml:space="preserve"> DD-MMM-YYYY </w:t>
            </w:r>
          </w:p>
        </w:tc>
      </w:tr>
      <w:tr w:rsidR="008038E9" w14:paraId="6D149061" w14:textId="77777777" w:rsidTr="00EC537C">
        <w:trPr>
          <w:trHeight w:val="805"/>
        </w:trPr>
        <w:tc>
          <w:tcPr>
            <w:tcW w:w="1982" w:type="dxa"/>
            <w:tcBorders>
              <w:top w:val="single" w:sz="4" w:space="0" w:color="000000"/>
              <w:left w:val="single" w:sz="8" w:space="0" w:color="000000"/>
              <w:bottom w:val="single" w:sz="4" w:space="0" w:color="000000"/>
              <w:right w:val="single" w:sz="4" w:space="0" w:color="000000"/>
            </w:tcBorders>
          </w:tcPr>
          <w:p w14:paraId="6DD4C9C2" w14:textId="77777777" w:rsidR="008038E9" w:rsidRDefault="008038E9" w:rsidP="008038E9">
            <w:proofErr w:type="spellStart"/>
            <w:r>
              <w:rPr>
                <w:sz w:val="24"/>
              </w:rPr>
              <w:t>LoanAccountNam</w:t>
            </w:r>
            <w:proofErr w:type="spellEnd"/>
          </w:p>
          <w:p w14:paraId="174D0254" w14:textId="77777777" w:rsidR="008038E9" w:rsidRDefault="008038E9" w:rsidP="008038E9">
            <w:r>
              <w:rPr>
                <w:sz w:val="24"/>
              </w:rPr>
              <w:t xml:space="preserve">e </w:t>
            </w:r>
          </w:p>
        </w:tc>
        <w:tc>
          <w:tcPr>
            <w:tcW w:w="1844" w:type="dxa"/>
            <w:tcBorders>
              <w:top w:val="single" w:sz="4" w:space="0" w:color="000000"/>
              <w:left w:val="single" w:sz="4" w:space="0" w:color="000000"/>
              <w:bottom w:val="single" w:sz="4" w:space="0" w:color="000000"/>
              <w:right w:val="single" w:sz="4" w:space="0" w:color="000000"/>
            </w:tcBorders>
          </w:tcPr>
          <w:p w14:paraId="005F04E5" w14:textId="77777777" w:rsidR="008038E9" w:rsidRDefault="008038E9" w:rsidP="008038E9">
            <w:pPr>
              <w:ind w:left="4"/>
            </w:pPr>
            <w:proofErr w:type="gramStart"/>
            <w:r>
              <w:rPr>
                <w:sz w:val="24"/>
              </w:rPr>
              <w:t>VARCHAR(</w:t>
            </w:r>
            <w:proofErr w:type="gramEnd"/>
            <w:r>
              <w:rPr>
                <w:sz w:val="24"/>
              </w:rPr>
              <w:t xml:space="preserve">50) </w:t>
            </w:r>
          </w:p>
        </w:tc>
        <w:tc>
          <w:tcPr>
            <w:tcW w:w="1559" w:type="dxa"/>
            <w:tcBorders>
              <w:top w:val="single" w:sz="4" w:space="0" w:color="000000"/>
              <w:left w:val="single" w:sz="4" w:space="0" w:color="000000"/>
              <w:bottom w:val="single" w:sz="4" w:space="0" w:color="000000"/>
              <w:right w:val="single" w:sz="4" w:space="0" w:color="000000"/>
            </w:tcBorders>
          </w:tcPr>
          <w:p w14:paraId="584B7764" w14:textId="77777777" w:rsidR="008038E9" w:rsidRDefault="008038E9" w:rsidP="008038E9">
            <w:pPr>
              <w:ind w:left="4"/>
            </w:pPr>
            <w:r>
              <w:rPr>
                <w:sz w:val="24"/>
              </w:rPr>
              <w:t xml:space="preserve">No </w:t>
            </w:r>
          </w:p>
        </w:tc>
        <w:tc>
          <w:tcPr>
            <w:tcW w:w="5386" w:type="dxa"/>
            <w:tcBorders>
              <w:top w:val="single" w:sz="4" w:space="0" w:color="000000"/>
              <w:left w:val="single" w:sz="4" w:space="0" w:color="000000"/>
              <w:bottom w:val="single" w:sz="4" w:space="0" w:color="000000"/>
              <w:right w:val="single" w:sz="8" w:space="0" w:color="000000"/>
            </w:tcBorders>
          </w:tcPr>
          <w:p w14:paraId="62302BFE" w14:textId="77777777" w:rsidR="008038E9" w:rsidRDefault="008038E9" w:rsidP="008038E9">
            <w:pPr>
              <w:ind w:left="5"/>
            </w:pPr>
            <w:r>
              <w:rPr>
                <w:sz w:val="24"/>
              </w:rPr>
              <w:t xml:space="preserve">This will be the (Loan Account) Client Name </w:t>
            </w:r>
          </w:p>
        </w:tc>
      </w:tr>
      <w:tr w:rsidR="008038E9" w14:paraId="6ED1DAFA" w14:textId="77777777" w:rsidTr="00EC537C">
        <w:trPr>
          <w:trHeight w:val="802"/>
        </w:trPr>
        <w:tc>
          <w:tcPr>
            <w:tcW w:w="1982" w:type="dxa"/>
            <w:tcBorders>
              <w:top w:val="single" w:sz="4" w:space="0" w:color="000000"/>
              <w:left w:val="single" w:sz="8" w:space="0" w:color="000000"/>
              <w:bottom w:val="single" w:sz="4" w:space="0" w:color="000000"/>
              <w:right w:val="single" w:sz="4" w:space="0" w:color="000000"/>
            </w:tcBorders>
          </w:tcPr>
          <w:p w14:paraId="48F3C2AA" w14:textId="77777777" w:rsidR="008038E9" w:rsidRDefault="008038E9" w:rsidP="008038E9">
            <w:r>
              <w:rPr>
                <w:sz w:val="24"/>
              </w:rPr>
              <w:t xml:space="preserve">Address </w:t>
            </w:r>
          </w:p>
        </w:tc>
        <w:tc>
          <w:tcPr>
            <w:tcW w:w="1844" w:type="dxa"/>
            <w:tcBorders>
              <w:top w:val="single" w:sz="4" w:space="0" w:color="000000"/>
              <w:left w:val="single" w:sz="4" w:space="0" w:color="000000"/>
              <w:bottom w:val="single" w:sz="4" w:space="0" w:color="000000"/>
              <w:right w:val="single" w:sz="4" w:space="0" w:color="000000"/>
            </w:tcBorders>
          </w:tcPr>
          <w:p w14:paraId="4A7FBD1D" w14:textId="77777777" w:rsidR="008038E9" w:rsidRDefault="008038E9" w:rsidP="008038E9">
            <w:pPr>
              <w:ind w:left="4"/>
            </w:pPr>
            <w:r>
              <w:rPr>
                <w:sz w:val="24"/>
              </w:rPr>
              <w:t xml:space="preserve">VARCHAR(Max) </w:t>
            </w:r>
          </w:p>
        </w:tc>
        <w:tc>
          <w:tcPr>
            <w:tcW w:w="1559" w:type="dxa"/>
            <w:tcBorders>
              <w:top w:val="single" w:sz="4" w:space="0" w:color="000000"/>
              <w:left w:val="single" w:sz="4" w:space="0" w:color="000000"/>
              <w:bottom w:val="single" w:sz="4" w:space="0" w:color="000000"/>
              <w:right w:val="single" w:sz="4" w:space="0" w:color="000000"/>
            </w:tcBorders>
          </w:tcPr>
          <w:p w14:paraId="2186D4B5" w14:textId="77777777" w:rsidR="008038E9" w:rsidRDefault="008038E9" w:rsidP="008038E9">
            <w:pPr>
              <w:ind w:left="4"/>
            </w:pPr>
            <w:r>
              <w:rPr>
                <w:sz w:val="24"/>
              </w:rPr>
              <w:t xml:space="preserve">No </w:t>
            </w:r>
          </w:p>
        </w:tc>
        <w:tc>
          <w:tcPr>
            <w:tcW w:w="5386" w:type="dxa"/>
            <w:tcBorders>
              <w:top w:val="single" w:sz="4" w:space="0" w:color="000000"/>
              <w:left w:val="single" w:sz="4" w:space="0" w:color="000000"/>
              <w:bottom w:val="single" w:sz="4" w:space="0" w:color="000000"/>
              <w:right w:val="single" w:sz="8" w:space="0" w:color="000000"/>
            </w:tcBorders>
          </w:tcPr>
          <w:p w14:paraId="4C9AEF0E" w14:textId="77777777" w:rsidR="008038E9" w:rsidRDefault="008038E9" w:rsidP="008038E9">
            <w:pPr>
              <w:ind w:left="5"/>
            </w:pPr>
            <w:r>
              <w:rPr>
                <w:sz w:val="24"/>
              </w:rPr>
              <w:t xml:space="preserve">This will be address of the client. The address will be concatenated as per the client statement. </w:t>
            </w:r>
          </w:p>
        </w:tc>
      </w:tr>
      <w:tr w:rsidR="008038E9" w14:paraId="328BFE54" w14:textId="77777777" w:rsidTr="00EC537C">
        <w:trPr>
          <w:trHeight w:val="802"/>
        </w:trPr>
        <w:tc>
          <w:tcPr>
            <w:tcW w:w="1982" w:type="dxa"/>
            <w:tcBorders>
              <w:top w:val="single" w:sz="4" w:space="0" w:color="000000"/>
              <w:left w:val="single" w:sz="8" w:space="0" w:color="000000"/>
              <w:bottom w:val="single" w:sz="4" w:space="0" w:color="000000"/>
              <w:right w:val="single" w:sz="4" w:space="0" w:color="000000"/>
            </w:tcBorders>
          </w:tcPr>
          <w:p w14:paraId="03CAA26F" w14:textId="77777777" w:rsidR="008038E9" w:rsidRDefault="008038E9" w:rsidP="008038E9">
            <w:proofErr w:type="spellStart"/>
            <w:r>
              <w:rPr>
                <w:sz w:val="24"/>
              </w:rPr>
              <w:t>LoanAccountNo</w:t>
            </w:r>
            <w:proofErr w:type="spellEnd"/>
            <w:r>
              <w:rPr>
                <w:sz w:val="24"/>
              </w:rPr>
              <w:t xml:space="preserve"> </w:t>
            </w:r>
          </w:p>
        </w:tc>
        <w:tc>
          <w:tcPr>
            <w:tcW w:w="1844" w:type="dxa"/>
            <w:tcBorders>
              <w:top w:val="single" w:sz="4" w:space="0" w:color="000000"/>
              <w:left w:val="single" w:sz="4" w:space="0" w:color="000000"/>
              <w:bottom w:val="single" w:sz="4" w:space="0" w:color="000000"/>
              <w:right w:val="single" w:sz="4" w:space="0" w:color="000000"/>
            </w:tcBorders>
          </w:tcPr>
          <w:p w14:paraId="0FC6284F" w14:textId="77777777" w:rsidR="008038E9" w:rsidRDefault="008038E9" w:rsidP="008038E9">
            <w:pPr>
              <w:ind w:left="4"/>
            </w:pPr>
            <w:proofErr w:type="gramStart"/>
            <w:r>
              <w:rPr>
                <w:sz w:val="24"/>
              </w:rPr>
              <w:t>VARCHAR(</w:t>
            </w:r>
            <w:proofErr w:type="gramEnd"/>
            <w:r>
              <w:rPr>
                <w:sz w:val="24"/>
              </w:rPr>
              <w:t xml:space="preserve">50) </w:t>
            </w:r>
          </w:p>
        </w:tc>
        <w:tc>
          <w:tcPr>
            <w:tcW w:w="1559" w:type="dxa"/>
            <w:tcBorders>
              <w:top w:val="single" w:sz="4" w:space="0" w:color="000000"/>
              <w:left w:val="single" w:sz="4" w:space="0" w:color="000000"/>
              <w:bottom w:val="single" w:sz="4" w:space="0" w:color="000000"/>
              <w:right w:val="single" w:sz="4" w:space="0" w:color="000000"/>
            </w:tcBorders>
          </w:tcPr>
          <w:p w14:paraId="40052A14" w14:textId="77777777" w:rsidR="008038E9" w:rsidRDefault="008038E9" w:rsidP="008038E9">
            <w:pPr>
              <w:ind w:left="4"/>
            </w:pPr>
            <w:r>
              <w:rPr>
                <w:sz w:val="24"/>
              </w:rPr>
              <w:t xml:space="preserve">No </w:t>
            </w:r>
          </w:p>
        </w:tc>
        <w:tc>
          <w:tcPr>
            <w:tcW w:w="5386" w:type="dxa"/>
            <w:tcBorders>
              <w:top w:val="single" w:sz="4" w:space="0" w:color="000000"/>
              <w:left w:val="single" w:sz="4" w:space="0" w:color="000000"/>
              <w:bottom w:val="single" w:sz="4" w:space="0" w:color="000000"/>
              <w:right w:val="single" w:sz="8" w:space="0" w:color="000000"/>
            </w:tcBorders>
          </w:tcPr>
          <w:p w14:paraId="212C10C4" w14:textId="77777777" w:rsidR="008038E9" w:rsidRDefault="008038E9" w:rsidP="008038E9">
            <w:pPr>
              <w:ind w:left="5"/>
              <w:jc w:val="both"/>
            </w:pPr>
            <w:r>
              <w:rPr>
                <w:sz w:val="24"/>
              </w:rPr>
              <w:t xml:space="preserve">This will be Vantage System Loan Account Number L4 </w:t>
            </w:r>
          </w:p>
        </w:tc>
      </w:tr>
      <w:tr w:rsidR="008038E9" w14:paraId="7EFF0890" w14:textId="77777777" w:rsidTr="00EC537C">
        <w:trPr>
          <w:trHeight w:val="1436"/>
        </w:trPr>
        <w:tc>
          <w:tcPr>
            <w:tcW w:w="1982" w:type="dxa"/>
            <w:tcBorders>
              <w:top w:val="single" w:sz="4" w:space="0" w:color="000000"/>
              <w:left w:val="single" w:sz="8" w:space="0" w:color="000000"/>
              <w:bottom w:val="single" w:sz="4" w:space="0" w:color="000000"/>
              <w:right w:val="single" w:sz="4" w:space="0" w:color="000000"/>
            </w:tcBorders>
          </w:tcPr>
          <w:p w14:paraId="3FA8AF29" w14:textId="77777777" w:rsidR="008038E9" w:rsidRDefault="008038E9" w:rsidP="008038E9">
            <w:proofErr w:type="spellStart"/>
            <w:r>
              <w:rPr>
                <w:sz w:val="24"/>
              </w:rPr>
              <w:t>LoanContractNo</w:t>
            </w:r>
            <w:proofErr w:type="spellEnd"/>
            <w:r>
              <w:rPr>
                <w:sz w:val="24"/>
              </w:rPr>
              <w:t xml:space="preserve"> </w:t>
            </w:r>
          </w:p>
        </w:tc>
        <w:tc>
          <w:tcPr>
            <w:tcW w:w="1844" w:type="dxa"/>
            <w:tcBorders>
              <w:top w:val="single" w:sz="4" w:space="0" w:color="000000"/>
              <w:left w:val="single" w:sz="4" w:space="0" w:color="000000"/>
              <w:bottom w:val="single" w:sz="4" w:space="0" w:color="000000"/>
              <w:right w:val="single" w:sz="4" w:space="0" w:color="000000"/>
            </w:tcBorders>
          </w:tcPr>
          <w:p w14:paraId="45549F25" w14:textId="77777777" w:rsidR="008038E9" w:rsidRDefault="008038E9" w:rsidP="008038E9">
            <w:pPr>
              <w:ind w:left="4"/>
            </w:pPr>
            <w:proofErr w:type="gramStart"/>
            <w:r>
              <w:rPr>
                <w:sz w:val="24"/>
              </w:rPr>
              <w:t>VARCHAR(</w:t>
            </w:r>
            <w:proofErr w:type="gramEnd"/>
            <w:r>
              <w:rPr>
                <w:sz w:val="24"/>
              </w:rPr>
              <w:t xml:space="preserve">50) </w:t>
            </w:r>
          </w:p>
        </w:tc>
        <w:tc>
          <w:tcPr>
            <w:tcW w:w="1559" w:type="dxa"/>
            <w:tcBorders>
              <w:top w:val="single" w:sz="4" w:space="0" w:color="000000"/>
              <w:left w:val="single" w:sz="4" w:space="0" w:color="000000"/>
              <w:bottom w:val="single" w:sz="4" w:space="0" w:color="000000"/>
              <w:right w:val="single" w:sz="4" w:space="0" w:color="000000"/>
            </w:tcBorders>
          </w:tcPr>
          <w:p w14:paraId="5A6A33D1" w14:textId="77777777" w:rsidR="008038E9" w:rsidRDefault="008038E9" w:rsidP="008038E9">
            <w:pPr>
              <w:ind w:left="4"/>
            </w:pPr>
            <w:r>
              <w:rPr>
                <w:sz w:val="24"/>
              </w:rPr>
              <w:t xml:space="preserve">No </w:t>
            </w:r>
          </w:p>
        </w:tc>
        <w:tc>
          <w:tcPr>
            <w:tcW w:w="5386" w:type="dxa"/>
            <w:tcBorders>
              <w:top w:val="single" w:sz="4" w:space="0" w:color="000000"/>
              <w:left w:val="single" w:sz="4" w:space="0" w:color="000000"/>
              <w:bottom w:val="single" w:sz="4" w:space="0" w:color="000000"/>
              <w:right w:val="single" w:sz="8" w:space="0" w:color="000000"/>
            </w:tcBorders>
          </w:tcPr>
          <w:p w14:paraId="3752CFEA" w14:textId="77777777" w:rsidR="008038E9" w:rsidRDefault="008038E9" w:rsidP="008038E9">
            <w:pPr>
              <w:ind w:left="5"/>
            </w:pPr>
            <w:r>
              <w:rPr>
                <w:sz w:val="24"/>
              </w:rPr>
              <w:t xml:space="preserve">This will be the loan contract no. that will be generated and sent in response from Miles system. This will be the system generated incremental number L5. </w:t>
            </w:r>
          </w:p>
        </w:tc>
      </w:tr>
      <w:tr w:rsidR="008038E9" w14:paraId="611A59E0" w14:textId="77777777" w:rsidTr="00EC537C">
        <w:trPr>
          <w:trHeight w:val="802"/>
        </w:trPr>
        <w:tc>
          <w:tcPr>
            <w:tcW w:w="1982" w:type="dxa"/>
            <w:tcBorders>
              <w:top w:val="single" w:sz="4" w:space="0" w:color="000000"/>
              <w:left w:val="single" w:sz="8" w:space="0" w:color="000000"/>
              <w:bottom w:val="single" w:sz="4" w:space="0" w:color="000000"/>
              <w:right w:val="single" w:sz="4" w:space="0" w:color="000000"/>
            </w:tcBorders>
          </w:tcPr>
          <w:p w14:paraId="18F8843C" w14:textId="77777777" w:rsidR="008038E9" w:rsidRDefault="008038E9" w:rsidP="008038E9">
            <w:proofErr w:type="spellStart"/>
            <w:r>
              <w:rPr>
                <w:sz w:val="24"/>
              </w:rPr>
              <w:t>OutstandingPrinci</w:t>
            </w:r>
            <w:proofErr w:type="spellEnd"/>
            <w:r>
              <w:rPr>
                <w:sz w:val="24"/>
              </w:rPr>
              <w:t xml:space="preserve"> pal </w:t>
            </w:r>
          </w:p>
        </w:tc>
        <w:tc>
          <w:tcPr>
            <w:tcW w:w="1844" w:type="dxa"/>
            <w:tcBorders>
              <w:top w:val="single" w:sz="4" w:space="0" w:color="000000"/>
              <w:left w:val="single" w:sz="4" w:space="0" w:color="000000"/>
              <w:bottom w:val="single" w:sz="4" w:space="0" w:color="000000"/>
              <w:right w:val="single" w:sz="4" w:space="0" w:color="000000"/>
            </w:tcBorders>
          </w:tcPr>
          <w:p w14:paraId="10F5B875" w14:textId="77777777" w:rsidR="008038E9" w:rsidRDefault="008038E9" w:rsidP="008038E9">
            <w:pPr>
              <w:ind w:left="4"/>
            </w:pPr>
            <w:proofErr w:type="gramStart"/>
            <w:r>
              <w:rPr>
                <w:sz w:val="24"/>
              </w:rPr>
              <w:t>numeric(</w:t>
            </w:r>
            <w:proofErr w:type="gramEnd"/>
            <w:r>
              <w:rPr>
                <w:sz w:val="24"/>
              </w:rPr>
              <w:t xml:space="preserve">18,2) </w:t>
            </w:r>
          </w:p>
        </w:tc>
        <w:tc>
          <w:tcPr>
            <w:tcW w:w="1559" w:type="dxa"/>
            <w:tcBorders>
              <w:top w:val="single" w:sz="4" w:space="0" w:color="000000"/>
              <w:left w:val="single" w:sz="4" w:space="0" w:color="000000"/>
              <w:bottom w:val="single" w:sz="4" w:space="0" w:color="000000"/>
              <w:right w:val="single" w:sz="4" w:space="0" w:color="000000"/>
            </w:tcBorders>
          </w:tcPr>
          <w:p w14:paraId="3DB21EFF" w14:textId="77777777" w:rsidR="008038E9" w:rsidRDefault="008038E9" w:rsidP="008038E9">
            <w:pPr>
              <w:ind w:left="4"/>
            </w:pPr>
            <w:r>
              <w:rPr>
                <w:sz w:val="24"/>
              </w:rPr>
              <w:t xml:space="preserve">No </w:t>
            </w:r>
          </w:p>
        </w:tc>
        <w:tc>
          <w:tcPr>
            <w:tcW w:w="5386" w:type="dxa"/>
            <w:tcBorders>
              <w:top w:val="single" w:sz="4" w:space="0" w:color="000000"/>
              <w:left w:val="single" w:sz="4" w:space="0" w:color="000000"/>
              <w:bottom w:val="single" w:sz="4" w:space="0" w:color="000000"/>
              <w:right w:val="single" w:sz="8" w:space="0" w:color="000000"/>
            </w:tcBorders>
          </w:tcPr>
          <w:p w14:paraId="755BE2D7" w14:textId="77777777" w:rsidR="008038E9" w:rsidRDefault="008038E9" w:rsidP="008038E9">
            <w:pPr>
              <w:ind w:left="5"/>
            </w:pPr>
            <w:r>
              <w:rPr>
                <w:sz w:val="24"/>
              </w:rPr>
              <w:t xml:space="preserve">Total current principal outstanding for the loan contract (L5). </w:t>
            </w:r>
          </w:p>
        </w:tc>
      </w:tr>
      <w:tr w:rsidR="008038E9" w14:paraId="28397190" w14:textId="77777777" w:rsidTr="00EC537C">
        <w:trPr>
          <w:trHeight w:val="804"/>
        </w:trPr>
        <w:tc>
          <w:tcPr>
            <w:tcW w:w="1982" w:type="dxa"/>
            <w:tcBorders>
              <w:top w:val="single" w:sz="4" w:space="0" w:color="000000"/>
              <w:left w:val="single" w:sz="8" w:space="0" w:color="000000"/>
              <w:bottom w:val="single" w:sz="4" w:space="0" w:color="000000"/>
              <w:right w:val="single" w:sz="4" w:space="0" w:color="000000"/>
            </w:tcBorders>
          </w:tcPr>
          <w:p w14:paraId="4AF6C54F" w14:textId="77777777" w:rsidR="008038E9" w:rsidRDefault="008038E9" w:rsidP="008038E9">
            <w:proofErr w:type="spellStart"/>
            <w:r>
              <w:rPr>
                <w:sz w:val="24"/>
              </w:rPr>
              <w:t>OutstandingInter</w:t>
            </w:r>
            <w:proofErr w:type="spellEnd"/>
            <w:r>
              <w:rPr>
                <w:sz w:val="24"/>
              </w:rPr>
              <w:t xml:space="preserve"> </w:t>
            </w:r>
            <w:proofErr w:type="spellStart"/>
            <w:r>
              <w:rPr>
                <w:sz w:val="24"/>
              </w:rPr>
              <w:t>est</w:t>
            </w:r>
            <w:proofErr w:type="spellEnd"/>
            <w:r>
              <w:rPr>
                <w:sz w:val="24"/>
              </w:rPr>
              <w:t xml:space="preserve"> </w:t>
            </w:r>
          </w:p>
        </w:tc>
        <w:tc>
          <w:tcPr>
            <w:tcW w:w="1844" w:type="dxa"/>
            <w:tcBorders>
              <w:top w:val="single" w:sz="4" w:space="0" w:color="000000"/>
              <w:left w:val="single" w:sz="4" w:space="0" w:color="000000"/>
              <w:bottom w:val="single" w:sz="4" w:space="0" w:color="000000"/>
              <w:right w:val="single" w:sz="4" w:space="0" w:color="000000"/>
            </w:tcBorders>
          </w:tcPr>
          <w:p w14:paraId="77FC46DB" w14:textId="77777777" w:rsidR="008038E9" w:rsidRDefault="008038E9" w:rsidP="008038E9">
            <w:pPr>
              <w:ind w:left="4"/>
            </w:pPr>
            <w:proofErr w:type="gramStart"/>
            <w:r>
              <w:rPr>
                <w:sz w:val="24"/>
              </w:rPr>
              <w:t>numeric(</w:t>
            </w:r>
            <w:proofErr w:type="gramEnd"/>
            <w:r>
              <w:rPr>
                <w:sz w:val="24"/>
              </w:rPr>
              <w:t xml:space="preserve">18,2) </w:t>
            </w:r>
          </w:p>
        </w:tc>
        <w:tc>
          <w:tcPr>
            <w:tcW w:w="1559" w:type="dxa"/>
            <w:tcBorders>
              <w:top w:val="single" w:sz="4" w:space="0" w:color="000000"/>
              <w:left w:val="single" w:sz="4" w:space="0" w:color="000000"/>
              <w:bottom w:val="single" w:sz="4" w:space="0" w:color="000000"/>
              <w:right w:val="single" w:sz="4" w:space="0" w:color="000000"/>
            </w:tcBorders>
          </w:tcPr>
          <w:p w14:paraId="243733A0" w14:textId="77777777" w:rsidR="008038E9" w:rsidRDefault="008038E9" w:rsidP="008038E9">
            <w:pPr>
              <w:ind w:left="4"/>
            </w:pPr>
            <w:r>
              <w:rPr>
                <w:sz w:val="24"/>
              </w:rPr>
              <w:t xml:space="preserve">No </w:t>
            </w:r>
          </w:p>
        </w:tc>
        <w:tc>
          <w:tcPr>
            <w:tcW w:w="5386" w:type="dxa"/>
            <w:tcBorders>
              <w:top w:val="single" w:sz="4" w:space="0" w:color="000000"/>
              <w:left w:val="single" w:sz="4" w:space="0" w:color="000000"/>
              <w:bottom w:val="single" w:sz="4" w:space="0" w:color="000000"/>
              <w:right w:val="single" w:sz="8" w:space="0" w:color="000000"/>
            </w:tcBorders>
          </w:tcPr>
          <w:p w14:paraId="74C44289" w14:textId="77777777" w:rsidR="008038E9" w:rsidRDefault="008038E9" w:rsidP="008038E9">
            <w:pPr>
              <w:ind w:left="5"/>
            </w:pPr>
            <w:r>
              <w:rPr>
                <w:sz w:val="24"/>
              </w:rPr>
              <w:t xml:space="preserve">Total current interest outstanding for the loan contract (L5). </w:t>
            </w:r>
          </w:p>
        </w:tc>
      </w:tr>
      <w:tr w:rsidR="008038E9" w14:paraId="76CEE803" w14:textId="77777777" w:rsidTr="00EC537C">
        <w:trPr>
          <w:trHeight w:val="802"/>
        </w:trPr>
        <w:tc>
          <w:tcPr>
            <w:tcW w:w="1982" w:type="dxa"/>
            <w:tcBorders>
              <w:top w:val="single" w:sz="4" w:space="0" w:color="000000"/>
              <w:left w:val="single" w:sz="8" w:space="0" w:color="000000"/>
              <w:bottom w:val="single" w:sz="4" w:space="0" w:color="000000"/>
              <w:right w:val="single" w:sz="4" w:space="0" w:color="000000"/>
            </w:tcBorders>
          </w:tcPr>
          <w:p w14:paraId="3EC67B74" w14:textId="77777777" w:rsidR="008038E9" w:rsidRDefault="008038E9" w:rsidP="008038E9">
            <w:proofErr w:type="spellStart"/>
            <w:r>
              <w:rPr>
                <w:sz w:val="24"/>
              </w:rPr>
              <w:t>OutstandingCharg</w:t>
            </w:r>
            <w:proofErr w:type="spellEnd"/>
            <w:r>
              <w:rPr>
                <w:sz w:val="24"/>
              </w:rPr>
              <w:t xml:space="preserve"> es </w:t>
            </w:r>
          </w:p>
        </w:tc>
        <w:tc>
          <w:tcPr>
            <w:tcW w:w="1844" w:type="dxa"/>
            <w:tcBorders>
              <w:top w:val="single" w:sz="4" w:space="0" w:color="000000"/>
              <w:left w:val="single" w:sz="4" w:space="0" w:color="000000"/>
              <w:bottom w:val="single" w:sz="4" w:space="0" w:color="000000"/>
              <w:right w:val="single" w:sz="4" w:space="0" w:color="000000"/>
            </w:tcBorders>
          </w:tcPr>
          <w:p w14:paraId="5F7AD852" w14:textId="77777777" w:rsidR="008038E9" w:rsidRDefault="008038E9" w:rsidP="008038E9">
            <w:pPr>
              <w:ind w:left="4"/>
            </w:pPr>
            <w:proofErr w:type="gramStart"/>
            <w:r>
              <w:rPr>
                <w:sz w:val="24"/>
              </w:rPr>
              <w:t>numeric(</w:t>
            </w:r>
            <w:proofErr w:type="gramEnd"/>
            <w:r>
              <w:rPr>
                <w:sz w:val="24"/>
              </w:rPr>
              <w:t xml:space="preserve">18,2) </w:t>
            </w:r>
          </w:p>
        </w:tc>
        <w:tc>
          <w:tcPr>
            <w:tcW w:w="1559" w:type="dxa"/>
            <w:tcBorders>
              <w:top w:val="single" w:sz="4" w:space="0" w:color="000000"/>
              <w:left w:val="single" w:sz="4" w:space="0" w:color="000000"/>
              <w:bottom w:val="single" w:sz="4" w:space="0" w:color="000000"/>
              <w:right w:val="single" w:sz="4" w:space="0" w:color="000000"/>
            </w:tcBorders>
          </w:tcPr>
          <w:p w14:paraId="06C9B110" w14:textId="77777777" w:rsidR="008038E9" w:rsidRDefault="008038E9" w:rsidP="008038E9">
            <w:pPr>
              <w:ind w:left="4"/>
            </w:pPr>
            <w:r>
              <w:rPr>
                <w:sz w:val="24"/>
              </w:rPr>
              <w:t xml:space="preserve">No </w:t>
            </w:r>
          </w:p>
        </w:tc>
        <w:tc>
          <w:tcPr>
            <w:tcW w:w="5386" w:type="dxa"/>
            <w:tcBorders>
              <w:top w:val="single" w:sz="4" w:space="0" w:color="000000"/>
              <w:left w:val="single" w:sz="4" w:space="0" w:color="000000"/>
              <w:bottom w:val="single" w:sz="4" w:space="0" w:color="000000"/>
              <w:right w:val="single" w:sz="8" w:space="0" w:color="000000"/>
            </w:tcBorders>
          </w:tcPr>
          <w:p w14:paraId="029A5C2D" w14:textId="77777777" w:rsidR="008038E9" w:rsidRDefault="008038E9" w:rsidP="008038E9">
            <w:pPr>
              <w:ind w:left="5"/>
            </w:pPr>
            <w:r>
              <w:rPr>
                <w:sz w:val="24"/>
              </w:rPr>
              <w:t xml:space="preserve">Total current charges outstanding for the loan contract </w:t>
            </w:r>
          </w:p>
        </w:tc>
      </w:tr>
      <w:tr w:rsidR="008038E9" w14:paraId="7A9AB8F6" w14:textId="77777777" w:rsidTr="00EC537C">
        <w:trPr>
          <w:trHeight w:val="802"/>
        </w:trPr>
        <w:tc>
          <w:tcPr>
            <w:tcW w:w="1982" w:type="dxa"/>
            <w:tcBorders>
              <w:top w:val="single" w:sz="4" w:space="0" w:color="000000"/>
              <w:left w:val="single" w:sz="8" w:space="0" w:color="000000"/>
              <w:bottom w:val="single" w:sz="4" w:space="0" w:color="000000"/>
              <w:right w:val="single" w:sz="4" w:space="0" w:color="000000"/>
            </w:tcBorders>
          </w:tcPr>
          <w:p w14:paraId="7AA7A7BC" w14:textId="77777777" w:rsidR="008038E9" w:rsidRDefault="008038E9" w:rsidP="008038E9">
            <w:proofErr w:type="spellStart"/>
            <w:r>
              <w:rPr>
                <w:sz w:val="24"/>
              </w:rPr>
              <w:t>InterestAccruedn</w:t>
            </w:r>
            <w:proofErr w:type="spellEnd"/>
            <w:r>
              <w:rPr>
                <w:sz w:val="24"/>
              </w:rPr>
              <w:t xml:space="preserve"> </w:t>
            </w:r>
            <w:proofErr w:type="spellStart"/>
            <w:r>
              <w:rPr>
                <w:sz w:val="24"/>
              </w:rPr>
              <w:t>otdue</w:t>
            </w:r>
            <w:proofErr w:type="spellEnd"/>
            <w:r>
              <w:rPr>
                <w:sz w:val="24"/>
              </w:rPr>
              <w:t xml:space="preserve"> </w:t>
            </w:r>
          </w:p>
        </w:tc>
        <w:tc>
          <w:tcPr>
            <w:tcW w:w="1844" w:type="dxa"/>
            <w:tcBorders>
              <w:top w:val="single" w:sz="4" w:space="0" w:color="000000"/>
              <w:left w:val="single" w:sz="4" w:space="0" w:color="000000"/>
              <w:bottom w:val="single" w:sz="4" w:space="0" w:color="000000"/>
              <w:right w:val="single" w:sz="4" w:space="0" w:color="000000"/>
            </w:tcBorders>
          </w:tcPr>
          <w:p w14:paraId="0CDAD6C1" w14:textId="77777777" w:rsidR="008038E9" w:rsidRDefault="008038E9" w:rsidP="008038E9">
            <w:pPr>
              <w:ind w:left="4"/>
            </w:pPr>
            <w:proofErr w:type="gramStart"/>
            <w:r>
              <w:rPr>
                <w:sz w:val="24"/>
              </w:rPr>
              <w:t>numeric(</w:t>
            </w:r>
            <w:proofErr w:type="gramEnd"/>
            <w:r>
              <w:rPr>
                <w:sz w:val="24"/>
              </w:rPr>
              <w:t xml:space="preserve">18,2) </w:t>
            </w:r>
          </w:p>
        </w:tc>
        <w:tc>
          <w:tcPr>
            <w:tcW w:w="1559" w:type="dxa"/>
            <w:tcBorders>
              <w:top w:val="single" w:sz="4" w:space="0" w:color="000000"/>
              <w:left w:val="single" w:sz="4" w:space="0" w:color="000000"/>
              <w:bottom w:val="single" w:sz="4" w:space="0" w:color="000000"/>
              <w:right w:val="single" w:sz="4" w:space="0" w:color="000000"/>
            </w:tcBorders>
          </w:tcPr>
          <w:p w14:paraId="426D5C8A" w14:textId="77777777" w:rsidR="008038E9" w:rsidRDefault="008038E9" w:rsidP="008038E9">
            <w:pPr>
              <w:ind w:left="4"/>
            </w:pPr>
            <w:r>
              <w:rPr>
                <w:sz w:val="24"/>
              </w:rPr>
              <w:t xml:space="preserve">No </w:t>
            </w:r>
          </w:p>
        </w:tc>
        <w:tc>
          <w:tcPr>
            <w:tcW w:w="5386" w:type="dxa"/>
            <w:tcBorders>
              <w:top w:val="single" w:sz="4" w:space="0" w:color="000000"/>
              <w:left w:val="single" w:sz="4" w:space="0" w:color="000000"/>
              <w:bottom w:val="single" w:sz="4" w:space="0" w:color="000000"/>
              <w:right w:val="single" w:sz="8" w:space="0" w:color="000000"/>
            </w:tcBorders>
          </w:tcPr>
          <w:p w14:paraId="7883FD56" w14:textId="77777777" w:rsidR="008038E9" w:rsidRDefault="008038E9" w:rsidP="008038E9">
            <w:pPr>
              <w:ind w:left="5"/>
            </w:pPr>
            <w:r>
              <w:rPr>
                <w:sz w:val="24"/>
              </w:rPr>
              <w:t xml:space="preserve">Total interest accrued not due till date for the loan contract (L5). </w:t>
            </w:r>
          </w:p>
        </w:tc>
      </w:tr>
      <w:tr w:rsidR="008038E9" w14:paraId="4225C593" w14:textId="77777777" w:rsidTr="00EC537C">
        <w:trPr>
          <w:trHeight w:val="485"/>
        </w:trPr>
        <w:tc>
          <w:tcPr>
            <w:tcW w:w="1982" w:type="dxa"/>
            <w:tcBorders>
              <w:top w:val="single" w:sz="4" w:space="0" w:color="000000"/>
              <w:left w:val="single" w:sz="8" w:space="0" w:color="000000"/>
              <w:bottom w:val="single" w:sz="4" w:space="0" w:color="000000"/>
              <w:right w:val="single" w:sz="4" w:space="0" w:color="000000"/>
            </w:tcBorders>
          </w:tcPr>
          <w:p w14:paraId="1C2C1C31" w14:textId="77777777" w:rsidR="008038E9" w:rsidRDefault="008038E9" w:rsidP="008038E9">
            <w:proofErr w:type="spellStart"/>
            <w:r>
              <w:rPr>
                <w:sz w:val="24"/>
              </w:rPr>
              <w:t>TDSReceivable</w:t>
            </w:r>
            <w:proofErr w:type="spellEnd"/>
            <w:r>
              <w:rPr>
                <w:sz w:val="24"/>
              </w:rPr>
              <w:t xml:space="preserve"> </w:t>
            </w:r>
          </w:p>
        </w:tc>
        <w:tc>
          <w:tcPr>
            <w:tcW w:w="1844" w:type="dxa"/>
            <w:tcBorders>
              <w:top w:val="single" w:sz="4" w:space="0" w:color="000000"/>
              <w:left w:val="single" w:sz="4" w:space="0" w:color="000000"/>
              <w:bottom w:val="single" w:sz="4" w:space="0" w:color="000000"/>
              <w:right w:val="single" w:sz="4" w:space="0" w:color="000000"/>
            </w:tcBorders>
          </w:tcPr>
          <w:p w14:paraId="63423C4B" w14:textId="77777777" w:rsidR="008038E9" w:rsidRDefault="008038E9" w:rsidP="008038E9">
            <w:pPr>
              <w:ind w:left="4"/>
            </w:pPr>
            <w:proofErr w:type="gramStart"/>
            <w:r>
              <w:rPr>
                <w:sz w:val="24"/>
              </w:rPr>
              <w:t>numeric(</w:t>
            </w:r>
            <w:proofErr w:type="gramEnd"/>
            <w:r>
              <w:rPr>
                <w:sz w:val="24"/>
              </w:rPr>
              <w:t xml:space="preserve">18,2) </w:t>
            </w:r>
          </w:p>
        </w:tc>
        <w:tc>
          <w:tcPr>
            <w:tcW w:w="1559" w:type="dxa"/>
            <w:tcBorders>
              <w:top w:val="single" w:sz="4" w:space="0" w:color="000000"/>
              <w:left w:val="single" w:sz="4" w:space="0" w:color="000000"/>
              <w:bottom w:val="single" w:sz="4" w:space="0" w:color="000000"/>
              <w:right w:val="single" w:sz="4" w:space="0" w:color="000000"/>
            </w:tcBorders>
          </w:tcPr>
          <w:p w14:paraId="7F1007CC" w14:textId="77777777" w:rsidR="008038E9" w:rsidRDefault="008038E9" w:rsidP="008038E9">
            <w:pPr>
              <w:ind w:left="4"/>
            </w:pPr>
            <w:r>
              <w:rPr>
                <w:sz w:val="24"/>
              </w:rPr>
              <w:t xml:space="preserve">No </w:t>
            </w:r>
          </w:p>
        </w:tc>
        <w:tc>
          <w:tcPr>
            <w:tcW w:w="5386" w:type="dxa"/>
            <w:tcBorders>
              <w:top w:val="single" w:sz="4" w:space="0" w:color="000000"/>
              <w:left w:val="single" w:sz="4" w:space="0" w:color="000000"/>
              <w:bottom w:val="single" w:sz="4" w:space="0" w:color="000000"/>
              <w:right w:val="single" w:sz="8" w:space="0" w:color="000000"/>
            </w:tcBorders>
          </w:tcPr>
          <w:p w14:paraId="2508154C" w14:textId="77777777" w:rsidR="008038E9" w:rsidRDefault="008038E9" w:rsidP="008038E9">
            <w:pPr>
              <w:ind w:left="5"/>
            </w:pPr>
            <w:r>
              <w:rPr>
                <w:sz w:val="24"/>
              </w:rPr>
              <w:t xml:space="preserve">Total TDS amount for the loan account. </w:t>
            </w:r>
          </w:p>
        </w:tc>
      </w:tr>
    </w:tbl>
    <w:p w14:paraId="260DADDF" w14:textId="77777777" w:rsidR="008038E9" w:rsidRDefault="008038E9" w:rsidP="008038E9">
      <w:pPr>
        <w:ind w:left="-720" w:right="25"/>
      </w:pPr>
    </w:p>
    <w:tbl>
      <w:tblPr>
        <w:tblStyle w:val="TableGrid0"/>
        <w:tblW w:w="10774" w:type="dxa"/>
        <w:tblInd w:w="2" w:type="dxa"/>
        <w:tblCellMar>
          <w:top w:w="48" w:type="dxa"/>
          <w:left w:w="106" w:type="dxa"/>
          <w:right w:w="115" w:type="dxa"/>
        </w:tblCellMar>
        <w:tblLook w:val="04A0" w:firstRow="1" w:lastRow="0" w:firstColumn="1" w:lastColumn="0" w:noHBand="0" w:noVBand="1"/>
      </w:tblPr>
      <w:tblGrid>
        <w:gridCol w:w="1982"/>
        <w:gridCol w:w="1845"/>
        <w:gridCol w:w="1560"/>
        <w:gridCol w:w="5387"/>
      </w:tblGrid>
      <w:tr w:rsidR="008038E9" w14:paraId="262FC5F3" w14:textId="77777777" w:rsidTr="008038E9">
        <w:trPr>
          <w:trHeight w:val="802"/>
        </w:trPr>
        <w:tc>
          <w:tcPr>
            <w:tcW w:w="1982" w:type="dxa"/>
            <w:tcBorders>
              <w:top w:val="single" w:sz="4" w:space="0" w:color="000000"/>
              <w:left w:val="single" w:sz="8" w:space="0" w:color="000000"/>
              <w:bottom w:val="single" w:sz="4" w:space="0" w:color="000000"/>
              <w:right w:val="single" w:sz="4" w:space="0" w:color="000000"/>
            </w:tcBorders>
          </w:tcPr>
          <w:p w14:paraId="19710727" w14:textId="77777777" w:rsidR="008038E9" w:rsidRDefault="008038E9" w:rsidP="008038E9">
            <w:proofErr w:type="spellStart"/>
            <w:r>
              <w:rPr>
                <w:sz w:val="24"/>
              </w:rPr>
              <w:t>InterestonClosure</w:t>
            </w:r>
            <w:proofErr w:type="spellEnd"/>
          </w:p>
          <w:p w14:paraId="202C2D80" w14:textId="77777777" w:rsidR="008038E9" w:rsidRDefault="008038E9" w:rsidP="008038E9">
            <w:r>
              <w:rPr>
                <w:sz w:val="24"/>
              </w:rPr>
              <w:t xml:space="preserve">Date </w:t>
            </w:r>
          </w:p>
        </w:tc>
        <w:tc>
          <w:tcPr>
            <w:tcW w:w="1845" w:type="dxa"/>
            <w:tcBorders>
              <w:top w:val="single" w:sz="4" w:space="0" w:color="000000"/>
              <w:left w:val="single" w:sz="4" w:space="0" w:color="000000"/>
              <w:bottom w:val="single" w:sz="4" w:space="0" w:color="000000"/>
              <w:right w:val="single" w:sz="4" w:space="0" w:color="000000"/>
            </w:tcBorders>
          </w:tcPr>
          <w:p w14:paraId="59DA422B" w14:textId="77777777" w:rsidR="008038E9" w:rsidRDefault="008038E9" w:rsidP="008038E9">
            <w:pPr>
              <w:ind w:left="4"/>
            </w:pPr>
            <w:proofErr w:type="gramStart"/>
            <w:r>
              <w:rPr>
                <w:sz w:val="24"/>
              </w:rPr>
              <w:t>numeric(</w:t>
            </w:r>
            <w:proofErr w:type="gramEnd"/>
            <w:r>
              <w:rPr>
                <w:sz w:val="24"/>
              </w:rPr>
              <w:t xml:space="preserve">18,2) </w:t>
            </w:r>
          </w:p>
        </w:tc>
        <w:tc>
          <w:tcPr>
            <w:tcW w:w="1560" w:type="dxa"/>
            <w:tcBorders>
              <w:top w:val="single" w:sz="4" w:space="0" w:color="000000"/>
              <w:left w:val="single" w:sz="4" w:space="0" w:color="000000"/>
              <w:bottom w:val="single" w:sz="4" w:space="0" w:color="000000"/>
              <w:right w:val="single" w:sz="4" w:space="0" w:color="000000"/>
            </w:tcBorders>
          </w:tcPr>
          <w:p w14:paraId="25294E14" w14:textId="77777777" w:rsidR="008038E9" w:rsidRDefault="008038E9" w:rsidP="008038E9">
            <w:pPr>
              <w:ind w:left="2"/>
            </w:pPr>
            <w:r>
              <w:rPr>
                <w:sz w:val="24"/>
              </w:rPr>
              <w:t xml:space="preserve">No </w:t>
            </w:r>
          </w:p>
        </w:tc>
        <w:tc>
          <w:tcPr>
            <w:tcW w:w="5387" w:type="dxa"/>
            <w:tcBorders>
              <w:top w:val="single" w:sz="4" w:space="0" w:color="000000"/>
              <w:left w:val="single" w:sz="4" w:space="0" w:color="000000"/>
              <w:bottom w:val="single" w:sz="4" w:space="0" w:color="000000"/>
              <w:right w:val="single" w:sz="8" w:space="0" w:color="000000"/>
            </w:tcBorders>
          </w:tcPr>
          <w:p w14:paraId="3CA522AB" w14:textId="77777777" w:rsidR="008038E9" w:rsidRDefault="008038E9" w:rsidP="008038E9">
            <w:pPr>
              <w:ind w:left="2"/>
              <w:jc w:val="both"/>
            </w:pPr>
            <w:r>
              <w:rPr>
                <w:sz w:val="24"/>
              </w:rPr>
              <w:t xml:space="preserve">Total Interest Outstanding on Closure Date for the loan Contract </w:t>
            </w:r>
          </w:p>
        </w:tc>
      </w:tr>
      <w:tr w:rsidR="008038E9" w14:paraId="7BCCF83D" w14:textId="77777777" w:rsidTr="008038E9">
        <w:trPr>
          <w:trHeight w:val="804"/>
        </w:trPr>
        <w:tc>
          <w:tcPr>
            <w:tcW w:w="1982" w:type="dxa"/>
            <w:tcBorders>
              <w:top w:val="single" w:sz="4" w:space="0" w:color="000000"/>
              <w:left w:val="single" w:sz="8" w:space="0" w:color="000000"/>
              <w:bottom w:val="single" w:sz="4" w:space="0" w:color="000000"/>
              <w:right w:val="single" w:sz="4" w:space="0" w:color="000000"/>
            </w:tcBorders>
          </w:tcPr>
          <w:p w14:paraId="11C9CE3A" w14:textId="77777777" w:rsidR="008038E9" w:rsidRDefault="008038E9" w:rsidP="008038E9">
            <w:proofErr w:type="spellStart"/>
            <w:r>
              <w:rPr>
                <w:sz w:val="24"/>
              </w:rPr>
              <w:lastRenderedPageBreak/>
              <w:t>PenalInterestonCl</w:t>
            </w:r>
            <w:proofErr w:type="spellEnd"/>
            <w:r>
              <w:rPr>
                <w:sz w:val="24"/>
              </w:rPr>
              <w:t xml:space="preserve"> </w:t>
            </w:r>
            <w:proofErr w:type="spellStart"/>
            <w:r>
              <w:rPr>
                <w:sz w:val="24"/>
              </w:rPr>
              <w:t>osureDate</w:t>
            </w:r>
            <w:proofErr w:type="spellEnd"/>
            <w:r>
              <w:rPr>
                <w:sz w:val="24"/>
              </w:rPr>
              <w:t xml:space="preserve"> </w:t>
            </w:r>
          </w:p>
        </w:tc>
        <w:tc>
          <w:tcPr>
            <w:tcW w:w="1845" w:type="dxa"/>
            <w:tcBorders>
              <w:top w:val="single" w:sz="4" w:space="0" w:color="000000"/>
              <w:left w:val="single" w:sz="4" w:space="0" w:color="000000"/>
              <w:bottom w:val="single" w:sz="4" w:space="0" w:color="000000"/>
              <w:right w:val="single" w:sz="4" w:space="0" w:color="000000"/>
            </w:tcBorders>
          </w:tcPr>
          <w:p w14:paraId="05F93D79" w14:textId="77777777" w:rsidR="008038E9" w:rsidRDefault="008038E9" w:rsidP="008038E9">
            <w:pPr>
              <w:ind w:left="4"/>
            </w:pPr>
            <w:proofErr w:type="gramStart"/>
            <w:r>
              <w:rPr>
                <w:sz w:val="24"/>
              </w:rPr>
              <w:t>numeric(</w:t>
            </w:r>
            <w:proofErr w:type="gramEnd"/>
            <w:r>
              <w:rPr>
                <w:sz w:val="24"/>
              </w:rPr>
              <w:t xml:space="preserve">18,2) </w:t>
            </w:r>
          </w:p>
        </w:tc>
        <w:tc>
          <w:tcPr>
            <w:tcW w:w="1560" w:type="dxa"/>
            <w:tcBorders>
              <w:top w:val="single" w:sz="4" w:space="0" w:color="000000"/>
              <w:left w:val="single" w:sz="4" w:space="0" w:color="000000"/>
              <w:bottom w:val="single" w:sz="4" w:space="0" w:color="000000"/>
              <w:right w:val="single" w:sz="4" w:space="0" w:color="000000"/>
            </w:tcBorders>
          </w:tcPr>
          <w:p w14:paraId="45B7F97D" w14:textId="77777777" w:rsidR="008038E9" w:rsidRDefault="008038E9" w:rsidP="008038E9">
            <w:pPr>
              <w:ind w:left="2"/>
            </w:pPr>
            <w:r>
              <w:rPr>
                <w:sz w:val="24"/>
              </w:rPr>
              <w:t xml:space="preserve">No </w:t>
            </w:r>
          </w:p>
        </w:tc>
        <w:tc>
          <w:tcPr>
            <w:tcW w:w="5387" w:type="dxa"/>
            <w:tcBorders>
              <w:top w:val="single" w:sz="4" w:space="0" w:color="000000"/>
              <w:left w:val="single" w:sz="4" w:space="0" w:color="000000"/>
              <w:bottom w:val="single" w:sz="4" w:space="0" w:color="000000"/>
              <w:right w:val="single" w:sz="8" w:space="0" w:color="000000"/>
            </w:tcBorders>
          </w:tcPr>
          <w:p w14:paraId="3DEB0288" w14:textId="77777777" w:rsidR="008038E9" w:rsidRDefault="008038E9" w:rsidP="008038E9">
            <w:pPr>
              <w:ind w:left="2"/>
            </w:pPr>
            <w:r>
              <w:rPr>
                <w:sz w:val="24"/>
              </w:rPr>
              <w:t xml:space="preserve">Total Penal Interest Outstanding on Closure Date for the loan Contract </w:t>
            </w:r>
          </w:p>
        </w:tc>
      </w:tr>
      <w:tr w:rsidR="008038E9" w14:paraId="0652255C" w14:textId="77777777" w:rsidTr="008038E9">
        <w:trPr>
          <w:trHeight w:val="1118"/>
        </w:trPr>
        <w:tc>
          <w:tcPr>
            <w:tcW w:w="1982" w:type="dxa"/>
            <w:tcBorders>
              <w:top w:val="single" w:sz="4" w:space="0" w:color="000000"/>
              <w:left w:val="single" w:sz="8" w:space="0" w:color="000000"/>
              <w:bottom w:val="single" w:sz="4" w:space="0" w:color="000000"/>
              <w:right w:val="single" w:sz="4" w:space="0" w:color="000000"/>
            </w:tcBorders>
          </w:tcPr>
          <w:p w14:paraId="015C3E64" w14:textId="77777777" w:rsidR="008038E9" w:rsidRDefault="008038E9" w:rsidP="008038E9">
            <w:proofErr w:type="spellStart"/>
            <w:r>
              <w:rPr>
                <w:sz w:val="24"/>
              </w:rPr>
              <w:t>TotalDues</w:t>
            </w:r>
            <w:proofErr w:type="spellEnd"/>
            <w:r>
              <w:rPr>
                <w:sz w:val="24"/>
              </w:rPr>
              <w:t xml:space="preserve"> </w:t>
            </w:r>
          </w:p>
        </w:tc>
        <w:tc>
          <w:tcPr>
            <w:tcW w:w="1845" w:type="dxa"/>
            <w:tcBorders>
              <w:top w:val="single" w:sz="4" w:space="0" w:color="000000"/>
              <w:left w:val="single" w:sz="4" w:space="0" w:color="000000"/>
              <w:bottom w:val="single" w:sz="4" w:space="0" w:color="000000"/>
              <w:right w:val="single" w:sz="4" w:space="0" w:color="000000"/>
            </w:tcBorders>
          </w:tcPr>
          <w:p w14:paraId="4AD22A1D" w14:textId="77777777" w:rsidR="008038E9" w:rsidRDefault="008038E9" w:rsidP="008038E9">
            <w:pPr>
              <w:ind w:left="4"/>
            </w:pPr>
            <w:proofErr w:type="gramStart"/>
            <w:r>
              <w:rPr>
                <w:sz w:val="24"/>
              </w:rPr>
              <w:t>numeric(</w:t>
            </w:r>
            <w:proofErr w:type="gramEnd"/>
            <w:r>
              <w:rPr>
                <w:sz w:val="24"/>
              </w:rPr>
              <w:t xml:space="preserve">18,2) </w:t>
            </w:r>
          </w:p>
        </w:tc>
        <w:tc>
          <w:tcPr>
            <w:tcW w:w="1560" w:type="dxa"/>
            <w:tcBorders>
              <w:top w:val="single" w:sz="4" w:space="0" w:color="000000"/>
              <w:left w:val="single" w:sz="4" w:space="0" w:color="000000"/>
              <w:bottom w:val="single" w:sz="4" w:space="0" w:color="000000"/>
              <w:right w:val="single" w:sz="4" w:space="0" w:color="000000"/>
            </w:tcBorders>
          </w:tcPr>
          <w:p w14:paraId="7BA685AE" w14:textId="77777777" w:rsidR="008038E9" w:rsidRDefault="008038E9" w:rsidP="008038E9">
            <w:pPr>
              <w:ind w:left="2"/>
            </w:pPr>
            <w:r>
              <w:rPr>
                <w:sz w:val="24"/>
              </w:rPr>
              <w:t xml:space="preserve">No </w:t>
            </w:r>
          </w:p>
        </w:tc>
        <w:tc>
          <w:tcPr>
            <w:tcW w:w="5387" w:type="dxa"/>
            <w:tcBorders>
              <w:top w:val="single" w:sz="4" w:space="0" w:color="000000"/>
              <w:left w:val="single" w:sz="4" w:space="0" w:color="000000"/>
              <w:bottom w:val="single" w:sz="4" w:space="0" w:color="000000"/>
              <w:right w:val="single" w:sz="8" w:space="0" w:color="000000"/>
            </w:tcBorders>
          </w:tcPr>
          <w:p w14:paraId="3E636623" w14:textId="77777777" w:rsidR="008038E9" w:rsidRDefault="008038E9" w:rsidP="008038E9">
            <w:pPr>
              <w:ind w:left="2"/>
            </w:pPr>
            <w:r>
              <w:rPr>
                <w:sz w:val="24"/>
              </w:rPr>
              <w:t xml:space="preserve">This will be sum total of all the </w:t>
            </w:r>
            <w:proofErr w:type="spellStart"/>
            <w:r>
              <w:rPr>
                <w:sz w:val="24"/>
              </w:rPr>
              <w:t>outstandings</w:t>
            </w:r>
            <w:proofErr w:type="spellEnd"/>
            <w:r>
              <w:rPr>
                <w:sz w:val="24"/>
              </w:rPr>
              <w:t xml:space="preserve"> and dues for the loan contract like Interest, Penal Interest, Charges </w:t>
            </w:r>
            <w:proofErr w:type="spellStart"/>
            <w:r>
              <w:rPr>
                <w:sz w:val="24"/>
              </w:rPr>
              <w:t>etc</w:t>
            </w:r>
            <w:proofErr w:type="spellEnd"/>
            <w:r>
              <w:rPr>
                <w:sz w:val="24"/>
              </w:rPr>
              <w:t xml:space="preserve"> </w:t>
            </w:r>
          </w:p>
        </w:tc>
      </w:tr>
      <w:tr w:rsidR="008038E9" w14:paraId="620854FB" w14:textId="77777777" w:rsidTr="008038E9">
        <w:trPr>
          <w:trHeight w:val="804"/>
        </w:trPr>
        <w:tc>
          <w:tcPr>
            <w:tcW w:w="1982" w:type="dxa"/>
            <w:tcBorders>
              <w:top w:val="single" w:sz="4" w:space="0" w:color="000000"/>
              <w:left w:val="single" w:sz="8" w:space="0" w:color="000000"/>
              <w:bottom w:val="single" w:sz="4" w:space="0" w:color="000000"/>
              <w:right w:val="single" w:sz="4" w:space="0" w:color="000000"/>
            </w:tcBorders>
          </w:tcPr>
          <w:p w14:paraId="07A629A5" w14:textId="77777777" w:rsidR="008038E9" w:rsidRDefault="008038E9" w:rsidP="008038E9">
            <w:proofErr w:type="spellStart"/>
            <w:r>
              <w:rPr>
                <w:sz w:val="24"/>
              </w:rPr>
              <w:t>ExcessMargin</w:t>
            </w:r>
            <w:proofErr w:type="spellEnd"/>
            <w:r>
              <w:rPr>
                <w:sz w:val="24"/>
              </w:rPr>
              <w:t xml:space="preserve"> </w:t>
            </w:r>
          </w:p>
        </w:tc>
        <w:tc>
          <w:tcPr>
            <w:tcW w:w="1845" w:type="dxa"/>
            <w:tcBorders>
              <w:top w:val="single" w:sz="4" w:space="0" w:color="000000"/>
              <w:left w:val="single" w:sz="4" w:space="0" w:color="000000"/>
              <w:bottom w:val="single" w:sz="4" w:space="0" w:color="000000"/>
              <w:right w:val="single" w:sz="4" w:space="0" w:color="000000"/>
            </w:tcBorders>
          </w:tcPr>
          <w:p w14:paraId="0C985A4A" w14:textId="77777777" w:rsidR="008038E9" w:rsidRDefault="008038E9" w:rsidP="008038E9">
            <w:pPr>
              <w:ind w:left="4"/>
            </w:pPr>
            <w:proofErr w:type="gramStart"/>
            <w:r>
              <w:rPr>
                <w:sz w:val="24"/>
              </w:rPr>
              <w:t>numeric(</w:t>
            </w:r>
            <w:proofErr w:type="gramEnd"/>
            <w:r>
              <w:rPr>
                <w:sz w:val="24"/>
              </w:rPr>
              <w:t xml:space="preserve">18,2) </w:t>
            </w:r>
          </w:p>
        </w:tc>
        <w:tc>
          <w:tcPr>
            <w:tcW w:w="1560" w:type="dxa"/>
            <w:tcBorders>
              <w:top w:val="single" w:sz="4" w:space="0" w:color="000000"/>
              <w:left w:val="single" w:sz="4" w:space="0" w:color="000000"/>
              <w:bottom w:val="single" w:sz="4" w:space="0" w:color="000000"/>
              <w:right w:val="single" w:sz="4" w:space="0" w:color="000000"/>
            </w:tcBorders>
          </w:tcPr>
          <w:p w14:paraId="4BCC76F7" w14:textId="77777777" w:rsidR="008038E9" w:rsidRDefault="008038E9" w:rsidP="008038E9">
            <w:pPr>
              <w:ind w:left="2"/>
            </w:pPr>
            <w:r>
              <w:rPr>
                <w:sz w:val="24"/>
              </w:rPr>
              <w:t xml:space="preserve">No </w:t>
            </w:r>
          </w:p>
        </w:tc>
        <w:tc>
          <w:tcPr>
            <w:tcW w:w="5387" w:type="dxa"/>
            <w:tcBorders>
              <w:top w:val="single" w:sz="4" w:space="0" w:color="000000"/>
              <w:left w:val="single" w:sz="4" w:space="0" w:color="000000"/>
              <w:bottom w:val="single" w:sz="4" w:space="0" w:color="000000"/>
              <w:right w:val="single" w:sz="8" w:space="0" w:color="000000"/>
            </w:tcBorders>
          </w:tcPr>
          <w:p w14:paraId="7DFCB067" w14:textId="77777777" w:rsidR="008038E9" w:rsidRDefault="008038E9" w:rsidP="008038E9">
            <w:pPr>
              <w:ind w:left="2"/>
            </w:pPr>
            <w:r>
              <w:rPr>
                <w:sz w:val="24"/>
              </w:rPr>
              <w:t xml:space="preserve">Total current </w:t>
            </w:r>
            <w:proofErr w:type="spellStart"/>
            <w:r>
              <w:rPr>
                <w:sz w:val="24"/>
              </w:rPr>
              <w:t>execess</w:t>
            </w:r>
            <w:proofErr w:type="spellEnd"/>
            <w:r>
              <w:rPr>
                <w:sz w:val="24"/>
              </w:rPr>
              <w:t xml:space="preserve"> margin available at loan contract (L5). </w:t>
            </w:r>
          </w:p>
        </w:tc>
      </w:tr>
      <w:tr w:rsidR="008038E9" w14:paraId="004EF9DD" w14:textId="77777777" w:rsidTr="008038E9">
        <w:trPr>
          <w:trHeight w:val="485"/>
        </w:trPr>
        <w:tc>
          <w:tcPr>
            <w:tcW w:w="1982" w:type="dxa"/>
            <w:tcBorders>
              <w:top w:val="single" w:sz="4" w:space="0" w:color="000000"/>
              <w:left w:val="single" w:sz="8" w:space="0" w:color="000000"/>
              <w:bottom w:val="single" w:sz="4" w:space="0" w:color="000000"/>
              <w:right w:val="single" w:sz="4" w:space="0" w:color="000000"/>
            </w:tcBorders>
          </w:tcPr>
          <w:p w14:paraId="74B0FADF" w14:textId="77777777" w:rsidR="008038E9" w:rsidRDefault="008038E9" w:rsidP="008038E9">
            <w:proofErr w:type="spellStart"/>
            <w:r>
              <w:rPr>
                <w:sz w:val="24"/>
              </w:rPr>
              <w:t>TotalCredit</w:t>
            </w:r>
            <w:proofErr w:type="spellEnd"/>
            <w:r>
              <w:rPr>
                <w:sz w:val="24"/>
              </w:rPr>
              <w:t xml:space="preserve"> </w:t>
            </w:r>
          </w:p>
        </w:tc>
        <w:tc>
          <w:tcPr>
            <w:tcW w:w="1845" w:type="dxa"/>
            <w:tcBorders>
              <w:top w:val="single" w:sz="4" w:space="0" w:color="000000"/>
              <w:left w:val="single" w:sz="4" w:space="0" w:color="000000"/>
              <w:bottom w:val="single" w:sz="4" w:space="0" w:color="000000"/>
              <w:right w:val="single" w:sz="4" w:space="0" w:color="000000"/>
            </w:tcBorders>
          </w:tcPr>
          <w:p w14:paraId="4495271C" w14:textId="77777777" w:rsidR="008038E9" w:rsidRDefault="008038E9" w:rsidP="008038E9">
            <w:pPr>
              <w:ind w:left="4"/>
            </w:pPr>
            <w:proofErr w:type="gramStart"/>
            <w:r>
              <w:rPr>
                <w:sz w:val="24"/>
              </w:rPr>
              <w:t>numeric(</w:t>
            </w:r>
            <w:proofErr w:type="gramEnd"/>
            <w:r>
              <w:rPr>
                <w:sz w:val="24"/>
              </w:rPr>
              <w:t xml:space="preserve">18,2) </w:t>
            </w:r>
          </w:p>
        </w:tc>
        <w:tc>
          <w:tcPr>
            <w:tcW w:w="1560" w:type="dxa"/>
            <w:tcBorders>
              <w:top w:val="single" w:sz="4" w:space="0" w:color="000000"/>
              <w:left w:val="single" w:sz="4" w:space="0" w:color="000000"/>
              <w:bottom w:val="single" w:sz="4" w:space="0" w:color="000000"/>
              <w:right w:val="single" w:sz="4" w:space="0" w:color="000000"/>
            </w:tcBorders>
          </w:tcPr>
          <w:p w14:paraId="290A3ECE" w14:textId="77777777" w:rsidR="008038E9" w:rsidRDefault="008038E9" w:rsidP="008038E9">
            <w:pPr>
              <w:ind w:left="2"/>
            </w:pPr>
            <w:r>
              <w:rPr>
                <w:sz w:val="24"/>
              </w:rPr>
              <w:t xml:space="preserve">No </w:t>
            </w:r>
          </w:p>
        </w:tc>
        <w:tc>
          <w:tcPr>
            <w:tcW w:w="5387" w:type="dxa"/>
            <w:tcBorders>
              <w:top w:val="single" w:sz="4" w:space="0" w:color="000000"/>
              <w:left w:val="single" w:sz="4" w:space="0" w:color="000000"/>
              <w:bottom w:val="single" w:sz="4" w:space="0" w:color="000000"/>
              <w:right w:val="single" w:sz="8" w:space="0" w:color="000000"/>
            </w:tcBorders>
          </w:tcPr>
          <w:p w14:paraId="09183251" w14:textId="77777777" w:rsidR="008038E9" w:rsidRDefault="008038E9" w:rsidP="008038E9">
            <w:pPr>
              <w:ind w:left="2"/>
            </w:pPr>
            <w:r>
              <w:rPr>
                <w:sz w:val="24"/>
              </w:rPr>
              <w:t xml:space="preserve">Total Credit Available for the client </w:t>
            </w:r>
          </w:p>
        </w:tc>
      </w:tr>
      <w:tr w:rsidR="008038E9" w14:paraId="3B38773C" w14:textId="77777777" w:rsidTr="008038E9">
        <w:trPr>
          <w:trHeight w:val="805"/>
        </w:trPr>
        <w:tc>
          <w:tcPr>
            <w:tcW w:w="1982" w:type="dxa"/>
            <w:tcBorders>
              <w:top w:val="single" w:sz="4" w:space="0" w:color="000000"/>
              <w:left w:val="single" w:sz="8" w:space="0" w:color="000000"/>
              <w:bottom w:val="single" w:sz="4" w:space="0" w:color="000000"/>
              <w:right w:val="single" w:sz="4" w:space="0" w:color="000000"/>
            </w:tcBorders>
          </w:tcPr>
          <w:p w14:paraId="70D43BBE" w14:textId="77777777" w:rsidR="008038E9" w:rsidRDefault="008038E9" w:rsidP="008038E9">
            <w:proofErr w:type="spellStart"/>
            <w:r>
              <w:rPr>
                <w:sz w:val="24"/>
              </w:rPr>
              <w:t>NetPayable</w:t>
            </w:r>
            <w:proofErr w:type="spellEnd"/>
            <w:r>
              <w:rPr>
                <w:sz w:val="24"/>
              </w:rPr>
              <w:t xml:space="preserve"> </w:t>
            </w:r>
          </w:p>
        </w:tc>
        <w:tc>
          <w:tcPr>
            <w:tcW w:w="1845" w:type="dxa"/>
            <w:tcBorders>
              <w:top w:val="single" w:sz="4" w:space="0" w:color="000000"/>
              <w:left w:val="single" w:sz="4" w:space="0" w:color="000000"/>
              <w:bottom w:val="single" w:sz="4" w:space="0" w:color="000000"/>
              <w:right w:val="single" w:sz="4" w:space="0" w:color="000000"/>
            </w:tcBorders>
          </w:tcPr>
          <w:p w14:paraId="1904EB87" w14:textId="77777777" w:rsidR="008038E9" w:rsidRDefault="008038E9" w:rsidP="008038E9">
            <w:pPr>
              <w:ind w:left="4"/>
            </w:pPr>
            <w:proofErr w:type="gramStart"/>
            <w:r>
              <w:rPr>
                <w:sz w:val="24"/>
              </w:rPr>
              <w:t>numeric(</w:t>
            </w:r>
            <w:proofErr w:type="gramEnd"/>
            <w:r>
              <w:rPr>
                <w:sz w:val="24"/>
              </w:rPr>
              <w:t xml:space="preserve">18,2) </w:t>
            </w:r>
          </w:p>
        </w:tc>
        <w:tc>
          <w:tcPr>
            <w:tcW w:w="1560" w:type="dxa"/>
            <w:tcBorders>
              <w:top w:val="single" w:sz="4" w:space="0" w:color="000000"/>
              <w:left w:val="single" w:sz="4" w:space="0" w:color="000000"/>
              <w:bottom w:val="single" w:sz="4" w:space="0" w:color="000000"/>
              <w:right w:val="single" w:sz="4" w:space="0" w:color="000000"/>
            </w:tcBorders>
          </w:tcPr>
          <w:p w14:paraId="6CCC5383" w14:textId="77777777" w:rsidR="008038E9" w:rsidRDefault="008038E9" w:rsidP="008038E9">
            <w:pPr>
              <w:ind w:left="2"/>
            </w:pPr>
            <w:r>
              <w:rPr>
                <w:sz w:val="24"/>
              </w:rPr>
              <w:t xml:space="preserve">No </w:t>
            </w:r>
          </w:p>
        </w:tc>
        <w:tc>
          <w:tcPr>
            <w:tcW w:w="5387" w:type="dxa"/>
            <w:tcBorders>
              <w:top w:val="single" w:sz="4" w:space="0" w:color="000000"/>
              <w:left w:val="single" w:sz="4" w:space="0" w:color="000000"/>
              <w:bottom w:val="single" w:sz="4" w:space="0" w:color="000000"/>
              <w:right w:val="single" w:sz="8" w:space="0" w:color="000000"/>
            </w:tcBorders>
          </w:tcPr>
          <w:p w14:paraId="75ACAEA4" w14:textId="77777777" w:rsidR="008038E9" w:rsidRDefault="008038E9" w:rsidP="008038E9">
            <w:pPr>
              <w:ind w:left="2"/>
            </w:pPr>
            <w:r>
              <w:rPr>
                <w:sz w:val="24"/>
              </w:rPr>
              <w:t xml:space="preserve">This is Total Dues - (Advance interest +Excess </w:t>
            </w:r>
          </w:p>
          <w:p w14:paraId="7CB4B2B3" w14:textId="77777777" w:rsidR="008038E9" w:rsidRDefault="008038E9" w:rsidP="008038E9">
            <w:pPr>
              <w:ind w:left="2"/>
            </w:pPr>
            <w:r>
              <w:rPr>
                <w:sz w:val="24"/>
              </w:rPr>
              <w:t xml:space="preserve">Margin) </w:t>
            </w:r>
          </w:p>
        </w:tc>
      </w:tr>
      <w:tr w:rsidR="008038E9" w14:paraId="7477EB91" w14:textId="77777777" w:rsidTr="008038E9">
        <w:trPr>
          <w:trHeight w:val="799"/>
        </w:trPr>
        <w:tc>
          <w:tcPr>
            <w:tcW w:w="1982" w:type="dxa"/>
            <w:tcBorders>
              <w:top w:val="single" w:sz="4" w:space="0" w:color="000000"/>
              <w:left w:val="single" w:sz="8" w:space="0" w:color="000000"/>
              <w:bottom w:val="single" w:sz="4" w:space="0" w:color="000000"/>
              <w:right w:val="single" w:sz="4" w:space="0" w:color="000000"/>
            </w:tcBorders>
            <w:shd w:val="clear" w:color="auto" w:fill="FFFF00"/>
          </w:tcPr>
          <w:p w14:paraId="00431C88" w14:textId="77777777" w:rsidR="008038E9" w:rsidRDefault="008038E9" w:rsidP="008038E9">
            <w:r>
              <w:rPr>
                <w:sz w:val="24"/>
              </w:rPr>
              <w:t>PayableForNext7</w:t>
            </w:r>
          </w:p>
          <w:p w14:paraId="29AA37D1" w14:textId="77777777" w:rsidR="008038E9" w:rsidRDefault="008038E9" w:rsidP="008038E9">
            <w:r>
              <w:rPr>
                <w:sz w:val="24"/>
              </w:rPr>
              <w:t xml:space="preserve">Days </w:t>
            </w:r>
          </w:p>
        </w:tc>
        <w:tc>
          <w:tcPr>
            <w:tcW w:w="1845" w:type="dxa"/>
            <w:tcBorders>
              <w:top w:val="single" w:sz="4" w:space="0" w:color="000000"/>
              <w:left w:val="single" w:sz="4" w:space="0" w:color="000000"/>
              <w:bottom w:val="single" w:sz="4" w:space="0" w:color="000000"/>
              <w:right w:val="single" w:sz="4" w:space="0" w:color="000000"/>
            </w:tcBorders>
          </w:tcPr>
          <w:p w14:paraId="022C1F6D" w14:textId="77777777" w:rsidR="008038E9" w:rsidRDefault="008038E9" w:rsidP="008038E9">
            <w:pPr>
              <w:ind w:left="4"/>
            </w:pPr>
            <w:r>
              <w:rPr>
                <w:sz w:val="24"/>
              </w:rPr>
              <w:t xml:space="preserve">  </w:t>
            </w:r>
          </w:p>
        </w:tc>
        <w:tc>
          <w:tcPr>
            <w:tcW w:w="1560" w:type="dxa"/>
            <w:tcBorders>
              <w:top w:val="single" w:sz="4" w:space="0" w:color="000000"/>
              <w:left w:val="single" w:sz="4" w:space="0" w:color="000000"/>
              <w:bottom w:val="single" w:sz="4" w:space="0" w:color="000000"/>
              <w:right w:val="single" w:sz="4" w:space="0" w:color="000000"/>
            </w:tcBorders>
          </w:tcPr>
          <w:p w14:paraId="71BE59EF" w14:textId="77777777" w:rsidR="008038E9" w:rsidRDefault="008038E9" w:rsidP="008038E9">
            <w:pPr>
              <w:ind w:left="2"/>
            </w:pPr>
            <w:r>
              <w:rPr>
                <w:sz w:val="24"/>
              </w:rPr>
              <w:t xml:space="preserve">  </w:t>
            </w:r>
          </w:p>
        </w:tc>
        <w:tc>
          <w:tcPr>
            <w:tcW w:w="5387" w:type="dxa"/>
            <w:tcBorders>
              <w:top w:val="single" w:sz="4" w:space="0" w:color="000000"/>
              <w:left w:val="single" w:sz="4" w:space="0" w:color="000000"/>
              <w:bottom w:val="single" w:sz="4" w:space="0" w:color="000000"/>
              <w:right w:val="single" w:sz="8" w:space="0" w:color="000000"/>
            </w:tcBorders>
          </w:tcPr>
          <w:p w14:paraId="2E8D0EA7" w14:textId="77777777" w:rsidR="008038E9" w:rsidRDefault="008038E9" w:rsidP="008038E9">
            <w:pPr>
              <w:ind w:left="2"/>
            </w:pPr>
            <w:r>
              <w:rPr>
                <w:sz w:val="24"/>
              </w:rPr>
              <w:t xml:space="preserve">  </w:t>
            </w:r>
          </w:p>
        </w:tc>
      </w:tr>
      <w:tr w:rsidR="008038E9" w14:paraId="7B882463" w14:textId="77777777" w:rsidTr="008038E9">
        <w:trPr>
          <w:trHeight w:val="803"/>
        </w:trPr>
        <w:tc>
          <w:tcPr>
            <w:tcW w:w="1982" w:type="dxa"/>
            <w:tcBorders>
              <w:top w:val="single" w:sz="4" w:space="0" w:color="000000"/>
              <w:left w:val="single" w:sz="8" w:space="0" w:color="000000"/>
              <w:bottom w:val="single" w:sz="4" w:space="0" w:color="000000"/>
              <w:right w:val="single" w:sz="4" w:space="0" w:color="000000"/>
            </w:tcBorders>
          </w:tcPr>
          <w:p w14:paraId="3794FDC8" w14:textId="77777777" w:rsidR="008038E9" w:rsidRDefault="008038E9" w:rsidP="008038E9">
            <w:r>
              <w:rPr>
                <w:sz w:val="24"/>
              </w:rPr>
              <w:t xml:space="preserve">Day1ClosureDate </w:t>
            </w:r>
          </w:p>
        </w:tc>
        <w:tc>
          <w:tcPr>
            <w:tcW w:w="1845" w:type="dxa"/>
            <w:tcBorders>
              <w:top w:val="single" w:sz="4" w:space="0" w:color="000000"/>
              <w:left w:val="single" w:sz="4" w:space="0" w:color="000000"/>
              <w:bottom w:val="single" w:sz="4" w:space="0" w:color="000000"/>
              <w:right w:val="single" w:sz="4" w:space="0" w:color="000000"/>
            </w:tcBorders>
          </w:tcPr>
          <w:p w14:paraId="69D8AEE8" w14:textId="77777777" w:rsidR="008038E9" w:rsidRDefault="008038E9" w:rsidP="008038E9">
            <w:pPr>
              <w:ind w:left="4"/>
            </w:pPr>
            <w:r>
              <w:rPr>
                <w:sz w:val="24"/>
              </w:rPr>
              <w:t xml:space="preserve">Date </w:t>
            </w:r>
          </w:p>
        </w:tc>
        <w:tc>
          <w:tcPr>
            <w:tcW w:w="1560" w:type="dxa"/>
            <w:tcBorders>
              <w:top w:val="single" w:sz="4" w:space="0" w:color="000000"/>
              <w:left w:val="single" w:sz="4" w:space="0" w:color="000000"/>
              <w:bottom w:val="single" w:sz="4" w:space="0" w:color="000000"/>
              <w:right w:val="single" w:sz="4" w:space="0" w:color="000000"/>
            </w:tcBorders>
          </w:tcPr>
          <w:p w14:paraId="38BADE89" w14:textId="77777777" w:rsidR="008038E9" w:rsidRDefault="008038E9" w:rsidP="008038E9">
            <w:pPr>
              <w:ind w:left="2"/>
            </w:pPr>
            <w:r>
              <w:rPr>
                <w:sz w:val="24"/>
              </w:rPr>
              <w:t xml:space="preserve">No </w:t>
            </w:r>
          </w:p>
        </w:tc>
        <w:tc>
          <w:tcPr>
            <w:tcW w:w="5387" w:type="dxa"/>
            <w:tcBorders>
              <w:top w:val="single" w:sz="4" w:space="0" w:color="000000"/>
              <w:left w:val="single" w:sz="4" w:space="0" w:color="000000"/>
              <w:bottom w:val="single" w:sz="4" w:space="0" w:color="000000"/>
              <w:right w:val="single" w:sz="8" w:space="0" w:color="000000"/>
            </w:tcBorders>
          </w:tcPr>
          <w:p w14:paraId="73F808F4" w14:textId="77777777" w:rsidR="008038E9" w:rsidRDefault="008038E9" w:rsidP="008038E9">
            <w:pPr>
              <w:ind w:left="2"/>
            </w:pPr>
            <w:r>
              <w:rPr>
                <w:sz w:val="24"/>
              </w:rPr>
              <w:t>This is the Day 1 closure date i.e. (</w:t>
            </w:r>
            <w:proofErr w:type="spellStart"/>
            <w:r>
              <w:rPr>
                <w:sz w:val="24"/>
              </w:rPr>
              <w:t>AsOnClosureDate</w:t>
            </w:r>
            <w:proofErr w:type="spellEnd"/>
            <w:r>
              <w:rPr>
                <w:sz w:val="24"/>
              </w:rPr>
              <w:t xml:space="preserve"> </w:t>
            </w:r>
          </w:p>
          <w:p w14:paraId="0D7C7B05" w14:textId="77777777" w:rsidR="008038E9" w:rsidRDefault="008038E9" w:rsidP="008038E9">
            <w:pPr>
              <w:ind w:left="2"/>
            </w:pPr>
            <w:r>
              <w:rPr>
                <w:sz w:val="24"/>
              </w:rPr>
              <w:t xml:space="preserve">+1). Date </w:t>
            </w:r>
            <w:proofErr w:type="gramStart"/>
            <w:r>
              <w:rPr>
                <w:sz w:val="24"/>
              </w:rPr>
              <w:t>format :</w:t>
            </w:r>
            <w:proofErr w:type="gramEnd"/>
            <w:r>
              <w:rPr>
                <w:sz w:val="24"/>
              </w:rPr>
              <w:t xml:space="preserve"> DD-MMM-YYYY </w:t>
            </w:r>
          </w:p>
        </w:tc>
      </w:tr>
      <w:tr w:rsidR="008038E9" w14:paraId="7F5A79F6" w14:textId="77777777" w:rsidTr="008038E9">
        <w:trPr>
          <w:trHeight w:val="802"/>
        </w:trPr>
        <w:tc>
          <w:tcPr>
            <w:tcW w:w="1982" w:type="dxa"/>
            <w:tcBorders>
              <w:top w:val="single" w:sz="4" w:space="0" w:color="000000"/>
              <w:left w:val="single" w:sz="8" w:space="0" w:color="000000"/>
              <w:bottom w:val="single" w:sz="4" w:space="0" w:color="000000"/>
              <w:right w:val="single" w:sz="4" w:space="0" w:color="000000"/>
            </w:tcBorders>
          </w:tcPr>
          <w:p w14:paraId="30E8E54C" w14:textId="77777777" w:rsidR="008038E9" w:rsidRDefault="008038E9" w:rsidP="008038E9">
            <w:r>
              <w:rPr>
                <w:sz w:val="24"/>
              </w:rPr>
              <w:t xml:space="preserve">Day1ClosureAmo </w:t>
            </w:r>
            <w:proofErr w:type="spellStart"/>
            <w:r>
              <w:rPr>
                <w:sz w:val="24"/>
              </w:rPr>
              <w:t>unt</w:t>
            </w:r>
            <w:proofErr w:type="spellEnd"/>
            <w:r>
              <w:rPr>
                <w:sz w:val="24"/>
              </w:rPr>
              <w:t xml:space="preserve"> </w:t>
            </w:r>
          </w:p>
        </w:tc>
        <w:tc>
          <w:tcPr>
            <w:tcW w:w="1845" w:type="dxa"/>
            <w:tcBorders>
              <w:top w:val="single" w:sz="4" w:space="0" w:color="000000"/>
              <w:left w:val="single" w:sz="4" w:space="0" w:color="000000"/>
              <w:bottom w:val="single" w:sz="4" w:space="0" w:color="000000"/>
              <w:right w:val="single" w:sz="4" w:space="0" w:color="000000"/>
            </w:tcBorders>
          </w:tcPr>
          <w:p w14:paraId="71B16DD9" w14:textId="77777777" w:rsidR="008038E9" w:rsidRDefault="008038E9" w:rsidP="008038E9">
            <w:pPr>
              <w:ind w:left="4"/>
            </w:pPr>
            <w:proofErr w:type="gramStart"/>
            <w:r>
              <w:rPr>
                <w:sz w:val="24"/>
              </w:rPr>
              <w:t>numeric(</w:t>
            </w:r>
            <w:proofErr w:type="gramEnd"/>
            <w:r>
              <w:rPr>
                <w:sz w:val="24"/>
              </w:rPr>
              <w:t xml:space="preserve">18,2) </w:t>
            </w:r>
          </w:p>
        </w:tc>
        <w:tc>
          <w:tcPr>
            <w:tcW w:w="1560" w:type="dxa"/>
            <w:tcBorders>
              <w:top w:val="single" w:sz="4" w:space="0" w:color="000000"/>
              <w:left w:val="single" w:sz="4" w:space="0" w:color="000000"/>
              <w:bottom w:val="single" w:sz="4" w:space="0" w:color="000000"/>
              <w:right w:val="single" w:sz="4" w:space="0" w:color="000000"/>
            </w:tcBorders>
          </w:tcPr>
          <w:p w14:paraId="3ED0047C" w14:textId="77777777" w:rsidR="008038E9" w:rsidRDefault="008038E9" w:rsidP="008038E9">
            <w:pPr>
              <w:ind w:left="2"/>
            </w:pPr>
            <w:r>
              <w:rPr>
                <w:sz w:val="24"/>
              </w:rPr>
              <w:t xml:space="preserve">No </w:t>
            </w:r>
          </w:p>
        </w:tc>
        <w:tc>
          <w:tcPr>
            <w:tcW w:w="5387" w:type="dxa"/>
            <w:tcBorders>
              <w:top w:val="single" w:sz="4" w:space="0" w:color="000000"/>
              <w:left w:val="single" w:sz="4" w:space="0" w:color="000000"/>
              <w:bottom w:val="single" w:sz="4" w:space="0" w:color="000000"/>
              <w:right w:val="single" w:sz="8" w:space="0" w:color="000000"/>
            </w:tcBorders>
          </w:tcPr>
          <w:p w14:paraId="4D48DD31" w14:textId="77777777" w:rsidR="008038E9" w:rsidRDefault="008038E9" w:rsidP="008038E9">
            <w:pPr>
              <w:ind w:left="2"/>
            </w:pPr>
            <w:r>
              <w:rPr>
                <w:sz w:val="24"/>
              </w:rPr>
              <w:t xml:space="preserve">This will be total amount payable for loan contract closure on 1st day </w:t>
            </w:r>
          </w:p>
        </w:tc>
      </w:tr>
      <w:tr w:rsidR="008038E9" w14:paraId="3968583E" w14:textId="77777777" w:rsidTr="008038E9">
        <w:trPr>
          <w:trHeight w:val="804"/>
        </w:trPr>
        <w:tc>
          <w:tcPr>
            <w:tcW w:w="1982" w:type="dxa"/>
            <w:tcBorders>
              <w:top w:val="single" w:sz="4" w:space="0" w:color="000000"/>
              <w:left w:val="single" w:sz="8" w:space="0" w:color="000000"/>
              <w:bottom w:val="single" w:sz="4" w:space="0" w:color="000000"/>
              <w:right w:val="single" w:sz="4" w:space="0" w:color="000000"/>
            </w:tcBorders>
          </w:tcPr>
          <w:p w14:paraId="4D05D86A" w14:textId="77777777" w:rsidR="008038E9" w:rsidRDefault="008038E9" w:rsidP="008038E9">
            <w:r>
              <w:rPr>
                <w:sz w:val="24"/>
              </w:rPr>
              <w:t xml:space="preserve">Day2ClosureDate </w:t>
            </w:r>
          </w:p>
        </w:tc>
        <w:tc>
          <w:tcPr>
            <w:tcW w:w="1845" w:type="dxa"/>
            <w:tcBorders>
              <w:top w:val="single" w:sz="4" w:space="0" w:color="000000"/>
              <w:left w:val="single" w:sz="4" w:space="0" w:color="000000"/>
              <w:bottom w:val="single" w:sz="4" w:space="0" w:color="000000"/>
              <w:right w:val="single" w:sz="4" w:space="0" w:color="000000"/>
            </w:tcBorders>
          </w:tcPr>
          <w:p w14:paraId="744C32B2" w14:textId="77777777" w:rsidR="008038E9" w:rsidRDefault="008038E9" w:rsidP="008038E9">
            <w:pPr>
              <w:ind w:left="4"/>
            </w:pPr>
            <w:r>
              <w:rPr>
                <w:sz w:val="24"/>
              </w:rPr>
              <w:t xml:space="preserve">Date </w:t>
            </w:r>
          </w:p>
        </w:tc>
        <w:tc>
          <w:tcPr>
            <w:tcW w:w="1560" w:type="dxa"/>
            <w:tcBorders>
              <w:top w:val="single" w:sz="4" w:space="0" w:color="000000"/>
              <w:left w:val="single" w:sz="4" w:space="0" w:color="000000"/>
              <w:bottom w:val="single" w:sz="4" w:space="0" w:color="000000"/>
              <w:right w:val="single" w:sz="4" w:space="0" w:color="000000"/>
            </w:tcBorders>
          </w:tcPr>
          <w:p w14:paraId="2A41CEDA" w14:textId="77777777" w:rsidR="008038E9" w:rsidRDefault="008038E9" w:rsidP="008038E9">
            <w:pPr>
              <w:ind w:left="2"/>
            </w:pPr>
            <w:r>
              <w:rPr>
                <w:sz w:val="24"/>
              </w:rPr>
              <w:t xml:space="preserve">No </w:t>
            </w:r>
          </w:p>
        </w:tc>
        <w:tc>
          <w:tcPr>
            <w:tcW w:w="5387" w:type="dxa"/>
            <w:tcBorders>
              <w:top w:val="single" w:sz="4" w:space="0" w:color="000000"/>
              <w:left w:val="single" w:sz="4" w:space="0" w:color="000000"/>
              <w:bottom w:val="single" w:sz="4" w:space="0" w:color="000000"/>
              <w:right w:val="single" w:sz="8" w:space="0" w:color="000000"/>
            </w:tcBorders>
          </w:tcPr>
          <w:p w14:paraId="39A94229" w14:textId="77777777" w:rsidR="008038E9" w:rsidRDefault="008038E9" w:rsidP="008038E9">
            <w:pPr>
              <w:ind w:left="2"/>
            </w:pPr>
            <w:r>
              <w:rPr>
                <w:sz w:val="24"/>
              </w:rPr>
              <w:t>This is the Day 2 closure date i.e. (</w:t>
            </w:r>
            <w:proofErr w:type="spellStart"/>
            <w:r>
              <w:rPr>
                <w:sz w:val="24"/>
              </w:rPr>
              <w:t>AsOnClosureDate</w:t>
            </w:r>
            <w:proofErr w:type="spellEnd"/>
            <w:r>
              <w:rPr>
                <w:sz w:val="24"/>
              </w:rPr>
              <w:t xml:space="preserve"> </w:t>
            </w:r>
          </w:p>
          <w:p w14:paraId="2D5BE4E1" w14:textId="77777777" w:rsidR="008038E9" w:rsidRDefault="008038E9" w:rsidP="008038E9">
            <w:pPr>
              <w:ind w:left="2"/>
            </w:pPr>
            <w:r>
              <w:rPr>
                <w:sz w:val="24"/>
              </w:rPr>
              <w:t xml:space="preserve">+2). Date </w:t>
            </w:r>
            <w:proofErr w:type="gramStart"/>
            <w:r>
              <w:rPr>
                <w:sz w:val="24"/>
              </w:rPr>
              <w:t>format :</w:t>
            </w:r>
            <w:proofErr w:type="gramEnd"/>
            <w:r>
              <w:rPr>
                <w:sz w:val="24"/>
              </w:rPr>
              <w:t xml:space="preserve"> DD-MMM-YYYY </w:t>
            </w:r>
          </w:p>
        </w:tc>
      </w:tr>
      <w:tr w:rsidR="008038E9" w14:paraId="6361736F" w14:textId="77777777" w:rsidTr="008038E9">
        <w:trPr>
          <w:trHeight w:val="802"/>
        </w:trPr>
        <w:tc>
          <w:tcPr>
            <w:tcW w:w="1982" w:type="dxa"/>
            <w:tcBorders>
              <w:top w:val="single" w:sz="4" w:space="0" w:color="000000"/>
              <w:left w:val="single" w:sz="8" w:space="0" w:color="000000"/>
              <w:bottom w:val="single" w:sz="4" w:space="0" w:color="000000"/>
              <w:right w:val="single" w:sz="4" w:space="0" w:color="000000"/>
            </w:tcBorders>
          </w:tcPr>
          <w:p w14:paraId="730E0774" w14:textId="77777777" w:rsidR="008038E9" w:rsidRDefault="008038E9" w:rsidP="008038E9">
            <w:r>
              <w:rPr>
                <w:sz w:val="24"/>
              </w:rPr>
              <w:t xml:space="preserve">Day2ClosureAmo </w:t>
            </w:r>
            <w:proofErr w:type="spellStart"/>
            <w:r>
              <w:rPr>
                <w:sz w:val="24"/>
              </w:rPr>
              <w:t>unt</w:t>
            </w:r>
            <w:proofErr w:type="spellEnd"/>
            <w:r>
              <w:rPr>
                <w:sz w:val="24"/>
              </w:rPr>
              <w:t xml:space="preserve"> </w:t>
            </w:r>
          </w:p>
        </w:tc>
        <w:tc>
          <w:tcPr>
            <w:tcW w:w="1845" w:type="dxa"/>
            <w:tcBorders>
              <w:top w:val="single" w:sz="4" w:space="0" w:color="000000"/>
              <w:left w:val="single" w:sz="4" w:space="0" w:color="000000"/>
              <w:bottom w:val="single" w:sz="4" w:space="0" w:color="000000"/>
              <w:right w:val="single" w:sz="4" w:space="0" w:color="000000"/>
            </w:tcBorders>
          </w:tcPr>
          <w:p w14:paraId="7C40F189" w14:textId="77777777" w:rsidR="008038E9" w:rsidRDefault="008038E9" w:rsidP="008038E9">
            <w:pPr>
              <w:ind w:left="4"/>
            </w:pPr>
            <w:proofErr w:type="gramStart"/>
            <w:r>
              <w:rPr>
                <w:sz w:val="24"/>
              </w:rPr>
              <w:t>numeric(</w:t>
            </w:r>
            <w:proofErr w:type="gramEnd"/>
            <w:r>
              <w:rPr>
                <w:sz w:val="24"/>
              </w:rPr>
              <w:t xml:space="preserve">18,2) </w:t>
            </w:r>
          </w:p>
        </w:tc>
        <w:tc>
          <w:tcPr>
            <w:tcW w:w="1560" w:type="dxa"/>
            <w:tcBorders>
              <w:top w:val="single" w:sz="4" w:space="0" w:color="000000"/>
              <w:left w:val="single" w:sz="4" w:space="0" w:color="000000"/>
              <w:bottom w:val="single" w:sz="4" w:space="0" w:color="000000"/>
              <w:right w:val="single" w:sz="4" w:space="0" w:color="000000"/>
            </w:tcBorders>
          </w:tcPr>
          <w:p w14:paraId="627F1379" w14:textId="77777777" w:rsidR="008038E9" w:rsidRDefault="008038E9" w:rsidP="008038E9">
            <w:pPr>
              <w:ind w:left="2"/>
            </w:pPr>
            <w:r>
              <w:rPr>
                <w:sz w:val="24"/>
              </w:rPr>
              <w:t xml:space="preserve">No </w:t>
            </w:r>
          </w:p>
        </w:tc>
        <w:tc>
          <w:tcPr>
            <w:tcW w:w="5387" w:type="dxa"/>
            <w:tcBorders>
              <w:top w:val="single" w:sz="4" w:space="0" w:color="000000"/>
              <w:left w:val="single" w:sz="4" w:space="0" w:color="000000"/>
              <w:bottom w:val="single" w:sz="4" w:space="0" w:color="000000"/>
              <w:right w:val="single" w:sz="8" w:space="0" w:color="000000"/>
            </w:tcBorders>
          </w:tcPr>
          <w:p w14:paraId="401AE8CA" w14:textId="77777777" w:rsidR="008038E9" w:rsidRDefault="008038E9" w:rsidP="008038E9">
            <w:pPr>
              <w:ind w:left="2"/>
            </w:pPr>
            <w:r>
              <w:rPr>
                <w:sz w:val="24"/>
              </w:rPr>
              <w:t xml:space="preserve">This will be total amount payable for loan contract closure on 2nd day </w:t>
            </w:r>
          </w:p>
        </w:tc>
      </w:tr>
      <w:tr w:rsidR="008038E9" w14:paraId="6F07C5FC" w14:textId="77777777" w:rsidTr="008038E9">
        <w:trPr>
          <w:trHeight w:val="802"/>
        </w:trPr>
        <w:tc>
          <w:tcPr>
            <w:tcW w:w="1982" w:type="dxa"/>
            <w:tcBorders>
              <w:top w:val="single" w:sz="4" w:space="0" w:color="000000"/>
              <w:left w:val="single" w:sz="8" w:space="0" w:color="000000"/>
              <w:bottom w:val="single" w:sz="4" w:space="0" w:color="000000"/>
              <w:right w:val="single" w:sz="4" w:space="0" w:color="000000"/>
            </w:tcBorders>
          </w:tcPr>
          <w:p w14:paraId="2C96524D" w14:textId="77777777" w:rsidR="008038E9" w:rsidRDefault="008038E9" w:rsidP="008038E9">
            <w:r>
              <w:rPr>
                <w:sz w:val="24"/>
              </w:rPr>
              <w:t xml:space="preserve">Day3ClosureDate </w:t>
            </w:r>
          </w:p>
        </w:tc>
        <w:tc>
          <w:tcPr>
            <w:tcW w:w="1845" w:type="dxa"/>
            <w:tcBorders>
              <w:top w:val="single" w:sz="4" w:space="0" w:color="000000"/>
              <w:left w:val="single" w:sz="4" w:space="0" w:color="000000"/>
              <w:bottom w:val="single" w:sz="4" w:space="0" w:color="000000"/>
              <w:right w:val="single" w:sz="4" w:space="0" w:color="000000"/>
            </w:tcBorders>
          </w:tcPr>
          <w:p w14:paraId="1DE019CF" w14:textId="77777777" w:rsidR="008038E9" w:rsidRDefault="008038E9" w:rsidP="008038E9">
            <w:pPr>
              <w:ind w:left="4"/>
            </w:pPr>
            <w:r>
              <w:rPr>
                <w:sz w:val="24"/>
              </w:rPr>
              <w:t xml:space="preserve">Date </w:t>
            </w:r>
          </w:p>
        </w:tc>
        <w:tc>
          <w:tcPr>
            <w:tcW w:w="1560" w:type="dxa"/>
            <w:tcBorders>
              <w:top w:val="single" w:sz="4" w:space="0" w:color="000000"/>
              <w:left w:val="single" w:sz="4" w:space="0" w:color="000000"/>
              <w:bottom w:val="single" w:sz="4" w:space="0" w:color="000000"/>
              <w:right w:val="single" w:sz="4" w:space="0" w:color="000000"/>
            </w:tcBorders>
          </w:tcPr>
          <w:p w14:paraId="394AD8C4" w14:textId="77777777" w:rsidR="008038E9" w:rsidRDefault="008038E9" w:rsidP="008038E9">
            <w:pPr>
              <w:ind w:left="2"/>
            </w:pPr>
            <w:r>
              <w:rPr>
                <w:sz w:val="24"/>
              </w:rPr>
              <w:t xml:space="preserve">No </w:t>
            </w:r>
          </w:p>
        </w:tc>
        <w:tc>
          <w:tcPr>
            <w:tcW w:w="5387" w:type="dxa"/>
            <w:tcBorders>
              <w:top w:val="single" w:sz="4" w:space="0" w:color="000000"/>
              <w:left w:val="single" w:sz="4" w:space="0" w:color="000000"/>
              <w:bottom w:val="single" w:sz="4" w:space="0" w:color="000000"/>
              <w:right w:val="single" w:sz="8" w:space="0" w:color="000000"/>
            </w:tcBorders>
          </w:tcPr>
          <w:p w14:paraId="076AA462" w14:textId="77777777" w:rsidR="008038E9" w:rsidRDefault="008038E9" w:rsidP="008038E9">
            <w:pPr>
              <w:ind w:left="2"/>
            </w:pPr>
            <w:r>
              <w:rPr>
                <w:sz w:val="24"/>
              </w:rPr>
              <w:t>This is the Day 3 closure date i.e. (</w:t>
            </w:r>
            <w:proofErr w:type="spellStart"/>
            <w:r>
              <w:rPr>
                <w:sz w:val="24"/>
              </w:rPr>
              <w:t>AsOnClosureDate</w:t>
            </w:r>
            <w:proofErr w:type="spellEnd"/>
            <w:r>
              <w:rPr>
                <w:sz w:val="24"/>
              </w:rPr>
              <w:t xml:space="preserve"> </w:t>
            </w:r>
          </w:p>
          <w:p w14:paraId="2130FA87" w14:textId="77777777" w:rsidR="008038E9" w:rsidRDefault="008038E9" w:rsidP="008038E9">
            <w:pPr>
              <w:ind w:left="2"/>
            </w:pPr>
            <w:r>
              <w:rPr>
                <w:sz w:val="24"/>
              </w:rPr>
              <w:t xml:space="preserve">+3). Date </w:t>
            </w:r>
            <w:proofErr w:type="gramStart"/>
            <w:r>
              <w:rPr>
                <w:sz w:val="24"/>
              </w:rPr>
              <w:t>format :</w:t>
            </w:r>
            <w:proofErr w:type="gramEnd"/>
            <w:r>
              <w:rPr>
                <w:sz w:val="24"/>
              </w:rPr>
              <w:t xml:space="preserve"> DD-MMM-YYYY </w:t>
            </w:r>
          </w:p>
        </w:tc>
      </w:tr>
      <w:tr w:rsidR="008038E9" w14:paraId="20C64082" w14:textId="77777777" w:rsidTr="008038E9">
        <w:trPr>
          <w:trHeight w:val="804"/>
        </w:trPr>
        <w:tc>
          <w:tcPr>
            <w:tcW w:w="1982" w:type="dxa"/>
            <w:tcBorders>
              <w:top w:val="single" w:sz="4" w:space="0" w:color="000000"/>
              <w:left w:val="single" w:sz="8" w:space="0" w:color="000000"/>
              <w:bottom w:val="single" w:sz="4" w:space="0" w:color="000000"/>
              <w:right w:val="single" w:sz="4" w:space="0" w:color="000000"/>
            </w:tcBorders>
          </w:tcPr>
          <w:p w14:paraId="1843568D" w14:textId="77777777" w:rsidR="008038E9" w:rsidRDefault="008038E9" w:rsidP="008038E9">
            <w:r>
              <w:rPr>
                <w:sz w:val="24"/>
              </w:rPr>
              <w:t xml:space="preserve">Day3ClosureAmo </w:t>
            </w:r>
            <w:proofErr w:type="spellStart"/>
            <w:r>
              <w:rPr>
                <w:sz w:val="24"/>
              </w:rPr>
              <w:t>unt</w:t>
            </w:r>
            <w:proofErr w:type="spellEnd"/>
            <w:r>
              <w:rPr>
                <w:sz w:val="24"/>
              </w:rPr>
              <w:t xml:space="preserve"> </w:t>
            </w:r>
          </w:p>
        </w:tc>
        <w:tc>
          <w:tcPr>
            <w:tcW w:w="1845" w:type="dxa"/>
            <w:tcBorders>
              <w:top w:val="single" w:sz="4" w:space="0" w:color="000000"/>
              <w:left w:val="single" w:sz="4" w:space="0" w:color="000000"/>
              <w:bottom w:val="single" w:sz="4" w:space="0" w:color="000000"/>
              <w:right w:val="single" w:sz="4" w:space="0" w:color="000000"/>
            </w:tcBorders>
          </w:tcPr>
          <w:p w14:paraId="6A5C1864" w14:textId="77777777" w:rsidR="008038E9" w:rsidRDefault="008038E9" w:rsidP="008038E9">
            <w:pPr>
              <w:ind w:left="4"/>
            </w:pPr>
            <w:proofErr w:type="gramStart"/>
            <w:r>
              <w:rPr>
                <w:sz w:val="24"/>
              </w:rPr>
              <w:t>numeric(</w:t>
            </w:r>
            <w:proofErr w:type="gramEnd"/>
            <w:r>
              <w:rPr>
                <w:sz w:val="24"/>
              </w:rPr>
              <w:t xml:space="preserve">18,2) </w:t>
            </w:r>
          </w:p>
        </w:tc>
        <w:tc>
          <w:tcPr>
            <w:tcW w:w="1560" w:type="dxa"/>
            <w:tcBorders>
              <w:top w:val="single" w:sz="4" w:space="0" w:color="000000"/>
              <w:left w:val="single" w:sz="4" w:space="0" w:color="000000"/>
              <w:bottom w:val="single" w:sz="4" w:space="0" w:color="000000"/>
              <w:right w:val="single" w:sz="4" w:space="0" w:color="000000"/>
            </w:tcBorders>
          </w:tcPr>
          <w:p w14:paraId="6A20A4DE" w14:textId="77777777" w:rsidR="008038E9" w:rsidRDefault="008038E9" w:rsidP="008038E9">
            <w:pPr>
              <w:ind w:left="2"/>
            </w:pPr>
            <w:r>
              <w:rPr>
                <w:sz w:val="24"/>
              </w:rPr>
              <w:t xml:space="preserve">No </w:t>
            </w:r>
          </w:p>
        </w:tc>
        <w:tc>
          <w:tcPr>
            <w:tcW w:w="5387" w:type="dxa"/>
            <w:tcBorders>
              <w:top w:val="single" w:sz="4" w:space="0" w:color="000000"/>
              <w:left w:val="single" w:sz="4" w:space="0" w:color="000000"/>
              <w:bottom w:val="single" w:sz="4" w:space="0" w:color="000000"/>
              <w:right w:val="single" w:sz="8" w:space="0" w:color="000000"/>
            </w:tcBorders>
          </w:tcPr>
          <w:p w14:paraId="0161D21D" w14:textId="77777777" w:rsidR="008038E9" w:rsidRDefault="008038E9" w:rsidP="008038E9">
            <w:pPr>
              <w:ind w:left="2"/>
            </w:pPr>
            <w:r>
              <w:rPr>
                <w:sz w:val="24"/>
              </w:rPr>
              <w:t xml:space="preserve">This will be total amount payable for loan contract closure on 3rd day </w:t>
            </w:r>
          </w:p>
        </w:tc>
      </w:tr>
      <w:tr w:rsidR="008038E9" w14:paraId="5776BD73" w14:textId="77777777" w:rsidTr="008038E9">
        <w:trPr>
          <w:trHeight w:val="802"/>
        </w:trPr>
        <w:tc>
          <w:tcPr>
            <w:tcW w:w="1982" w:type="dxa"/>
            <w:tcBorders>
              <w:top w:val="single" w:sz="4" w:space="0" w:color="000000"/>
              <w:left w:val="single" w:sz="8" w:space="0" w:color="000000"/>
              <w:bottom w:val="single" w:sz="4" w:space="0" w:color="000000"/>
              <w:right w:val="single" w:sz="4" w:space="0" w:color="000000"/>
            </w:tcBorders>
          </w:tcPr>
          <w:p w14:paraId="70A587E0" w14:textId="77777777" w:rsidR="008038E9" w:rsidRDefault="008038E9" w:rsidP="008038E9">
            <w:r>
              <w:rPr>
                <w:sz w:val="24"/>
              </w:rPr>
              <w:t xml:space="preserve">Day4ClosureDate </w:t>
            </w:r>
          </w:p>
        </w:tc>
        <w:tc>
          <w:tcPr>
            <w:tcW w:w="1845" w:type="dxa"/>
            <w:tcBorders>
              <w:top w:val="single" w:sz="4" w:space="0" w:color="000000"/>
              <w:left w:val="single" w:sz="4" w:space="0" w:color="000000"/>
              <w:bottom w:val="single" w:sz="4" w:space="0" w:color="000000"/>
              <w:right w:val="single" w:sz="4" w:space="0" w:color="000000"/>
            </w:tcBorders>
          </w:tcPr>
          <w:p w14:paraId="195AA11D" w14:textId="77777777" w:rsidR="008038E9" w:rsidRDefault="008038E9" w:rsidP="008038E9">
            <w:pPr>
              <w:ind w:left="4"/>
            </w:pPr>
            <w:r>
              <w:rPr>
                <w:sz w:val="24"/>
              </w:rPr>
              <w:t xml:space="preserve">Date </w:t>
            </w:r>
          </w:p>
        </w:tc>
        <w:tc>
          <w:tcPr>
            <w:tcW w:w="1560" w:type="dxa"/>
            <w:tcBorders>
              <w:top w:val="single" w:sz="4" w:space="0" w:color="000000"/>
              <w:left w:val="single" w:sz="4" w:space="0" w:color="000000"/>
              <w:bottom w:val="single" w:sz="4" w:space="0" w:color="000000"/>
              <w:right w:val="single" w:sz="4" w:space="0" w:color="000000"/>
            </w:tcBorders>
          </w:tcPr>
          <w:p w14:paraId="44E393A7" w14:textId="77777777" w:rsidR="008038E9" w:rsidRDefault="008038E9" w:rsidP="008038E9">
            <w:pPr>
              <w:ind w:left="2"/>
            </w:pPr>
            <w:r>
              <w:rPr>
                <w:sz w:val="24"/>
              </w:rPr>
              <w:t xml:space="preserve">No </w:t>
            </w:r>
          </w:p>
        </w:tc>
        <w:tc>
          <w:tcPr>
            <w:tcW w:w="5387" w:type="dxa"/>
            <w:tcBorders>
              <w:top w:val="single" w:sz="4" w:space="0" w:color="000000"/>
              <w:left w:val="single" w:sz="4" w:space="0" w:color="000000"/>
              <w:bottom w:val="single" w:sz="4" w:space="0" w:color="000000"/>
              <w:right w:val="single" w:sz="8" w:space="0" w:color="000000"/>
            </w:tcBorders>
          </w:tcPr>
          <w:p w14:paraId="69A43765" w14:textId="77777777" w:rsidR="008038E9" w:rsidRDefault="008038E9" w:rsidP="008038E9">
            <w:pPr>
              <w:ind w:left="2"/>
            </w:pPr>
            <w:r>
              <w:rPr>
                <w:sz w:val="24"/>
              </w:rPr>
              <w:t>This is the Day 4 closure date i.e. (</w:t>
            </w:r>
            <w:proofErr w:type="spellStart"/>
            <w:r>
              <w:rPr>
                <w:sz w:val="24"/>
              </w:rPr>
              <w:t>AsOnClosureDate</w:t>
            </w:r>
            <w:proofErr w:type="spellEnd"/>
            <w:r>
              <w:rPr>
                <w:sz w:val="24"/>
              </w:rPr>
              <w:t xml:space="preserve"> </w:t>
            </w:r>
          </w:p>
          <w:p w14:paraId="5BEE13B4" w14:textId="77777777" w:rsidR="008038E9" w:rsidRDefault="008038E9" w:rsidP="008038E9">
            <w:pPr>
              <w:ind w:left="2"/>
            </w:pPr>
            <w:r>
              <w:rPr>
                <w:sz w:val="24"/>
              </w:rPr>
              <w:t xml:space="preserve">+4). Date </w:t>
            </w:r>
            <w:proofErr w:type="gramStart"/>
            <w:r>
              <w:rPr>
                <w:sz w:val="24"/>
              </w:rPr>
              <w:t>format :</w:t>
            </w:r>
            <w:proofErr w:type="gramEnd"/>
            <w:r>
              <w:rPr>
                <w:sz w:val="24"/>
              </w:rPr>
              <w:t xml:space="preserve"> DD-MMM-YYYY </w:t>
            </w:r>
          </w:p>
        </w:tc>
      </w:tr>
      <w:tr w:rsidR="008038E9" w14:paraId="4108BAD1" w14:textId="77777777" w:rsidTr="008038E9">
        <w:trPr>
          <w:trHeight w:val="802"/>
        </w:trPr>
        <w:tc>
          <w:tcPr>
            <w:tcW w:w="1982" w:type="dxa"/>
            <w:tcBorders>
              <w:top w:val="single" w:sz="4" w:space="0" w:color="000000"/>
              <w:left w:val="single" w:sz="8" w:space="0" w:color="000000"/>
              <w:bottom w:val="single" w:sz="4" w:space="0" w:color="000000"/>
              <w:right w:val="single" w:sz="4" w:space="0" w:color="000000"/>
            </w:tcBorders>
          </w:tcPr>
          <w:p w14:paraId="014ED58C" w14:textId="77777777" w:rsidR="008038E9" w:rsidRDefault="008038E9" w:rsidP="008038E9">
            <w:r>
              <w:rPr>
                <w:sz w:val="24"/>
              </w:rPr>
              <w:t xml:space="preserve">Day4ClosureAmo </w:t>
            </w:r>
            <w:proofErr w:type="spellStart"/>
            <w:r>
              <w:rPr>
                <w:sz w:val="24"/>
              </w:rPr>
              <w:t>unt</w:t>
            </w:r>
            <w:proofErr w:type="spellEnd"/>
            <w:r>
              <w:rPr>
                <w:sz w:val="24"/>
              </w:rPr>
              <w:t xml:space="preserve"> </w:t>
            </w:r>
          </w:p>
        </w:tc>
        <w:tc>
          <w:tcPr>
            <w:tcW w:w="1845" w:type="dxa"/>
            <w:tcBorders>
              <w:top w:val="single" w:sz="4" w:space="0" w:color="000000"/>
              <w:left w:val="single" w:sz="4" w:space="0" w:color="000000"/>
              <w:bottom w:val="single" w:sz="4" w:space="0" w:color="000000"/>
              <w:right w:val="single" w:sz="4" w:space="0" w:color="000000"/>
            </w:tcBorders>
          </w:tcPr>
          <w:p w14:paraId="48631D7F" w14:textId="77777777" w:rsidR="008038E9" w:rsidRDefault="008038E9" w:rsidP="008038E9">
            <w:pPr>
              <w:ind w:left="4"/>
            </w:pPr>
            <w:proofErr w:type="gramStart"/>
            <w:r>
              <w:rPr>
                <w:sz w:val="24"/>
              </w:rPr>
              <w:t>numeric(</w:t>
            </w:r>
            <w:proofErr w:type="gramEnd"/>
            <w:r>
              <w:rPr>
                <w:sz w:val="24"/>
              </w:rPr>
              <w:t xml:space="preserve">18,2) </w:t>
            </w:r>
          </w:p>
        </w:tc>
        <w:tc>
          <w:tcPr>
            <w:tcW w:w="1560" w:type="dxa"/>
            <w:tcBorders>
              <w:top w:val="single" w:sz="4" w:space="0" w:color="000000"/>
              <w:left w:val="single" w:sz="4" w:space="0" w:color="000000"/>
              <w:bottom w:val="single" w:sz="4" w:space="0" w:color="000000"/>
              <w:right w:val="single" w:sz="4" w:space="0" w:color="000000"/>
            </w:tcBorders>
          </w:tcPr>
          <w:p w14:paraId="1D6F6F7A" w14:textId="77777777" w:rsidR="008038E9" w:rsidRDefault="008038E9" w:rsidP="008038E9">
            <w:pPr>
              <w:ind w:left="2"/>
            </w:pPr>
            <w:r>
              <w:rPr>
                <w:sz w:val="24"/>
              </w:rPr>
              <w:t xml:space="preserve">No </w:t>
            </w:r>
          </w:p>
        </w:tc>
        <w:tc>
          <w:tcPr>
            <w:tcW w:w="5387" w:type="dxa"/>
            <w:tcBorders>
              <w:top w:val="single" w:sz="4" w:space="0" w:color="000000"/>
              <w:left w:val="single" w:sz="4" w:space="0" w:color="000000"/>
              <w:bottom w:val="single" w:sz="4" w:space="0" w:color="000000"/>
              <w:right w:val="single" w:sz="8" w:space="0" w:color="000000"/>
            </w:tcBorders>
          </w:tcPr>
          <w:p w14:paraId="57144E32" w14:textId="77777777" w:rsidR="008038E9" w:rsidRDefault="008038E9" w:rsidP="008038E9">
            <w:pPr>
              <w:ind w:left="2"/>
            </w:pPr>
            <w:r>
              <w:rPr>
                <w:sz w:val="24"/>
              </w:rPr>
              <w:t xml:space="preserve">This will be total amount payable for loan contract closure on 4th day </w:t>
            </w:r>
          </w:p>
        </w:tc>
      </w:tr>
      <w:tr w:rsidR="008038E9" w14:paraId="7C6E30D4" w14:textId="77777777" w:rsidTr="008038E9">
        <w:trPr>
          <w:trHeight w:val="797"/>
        </w:trPr>
        <w:tc>
          <w:tcPr>
            <w:tcW w:w="1982" w:type="dxa"/>
            <w:tcBorders>
              <w:top w:val="nil"/>
              <w:left w:val="single" w:sz="8" w:space="0" w:color="000000"/>
              <w:bottom w:val="single" w:sz="4" w:space="0" w:color="000000"/>
              <w:right w:val="single" w:sz="4" w:space="0" w:color="000000"/>
            </w:tcBorders>
          </w:tcPr>
          <w:p w14:paraId="06F3B7ED" w14:textId="77777777" w:rsidR="008038E9" w:rsidRDefault="008038E9" w:rsidP="008038E9">
            <w:r>
              <w:rPr>
                <w:sz w:val="24"/>
              </w:rPr>
              <w:t xml:space="preserve">Day5ClosureDate </w:t>
            </w:r>
          </w:p>
        </w:tc>
        <w:tc>
          <w:tcPr>
            <w:tcW w:w="1845" w:type="dxa"/>
            <w:tcBorders>
              <w:top w:val="nil"/>
              <w:left w:val="single" w:sz="4" w:space="0" w:color="000000"/>
              <w:bottom w:val="single" w:sz="4" w:space="0" w:color="000000"/>
              <w:right w:val="single" w:sz="4" w:space="0" w:color="000000"/>
            </w:tcBorders>
          </w:tcPr>
          <w:p w14:paraId="4EE3A3F6" w14:textId="77777777" w:rsidR="008038E9" w:rsidRDefault="008038E9" w:rsidP="008038E9">
            <w:pPr>
              <w:ind w:left="4"/>
            </w:pPr>
            <w:r>
              <w:rPr>
                <w:sz w:val="24"/>
              </w:rPr>
              <w:t xml:space="preserve">Date </w:t>
            </w:r>
          </w:p>
        </w:tc>
        <w:tc>
          <w:tcPr>
            <w:tcW w:w="1560" w:type="dxa"/>
            <w:tcBorders>
              <w:top w:val="nil"/>
              <w:left w:val="single" w:sz="4" w:space="0" w:color="000000"/>
              <w:bottom w:val="single" w:sz="4" w:space="0" w:color="000000"/>
              <w:right w:val="single" w:sz="4" w:space="0" w:color="000000"/>
            </w:tcBorders>
          </w:tcPr>
          <w:p w14:paraId="0E15FC4C" w14:textId="77777777" w:rsidR="008038E9" w:rsidRDefault="008038E9" w:rsidP="008038E9">
            <w:pPr>
              <w:ind w:left="2"/>
            </w:pPr>
            <w:r>
              <w:rPr>
                <w:sz w:val="24"/>
              </w:rPr>
              <w:t xml:space="preserve">No </w:t>
            </w:r>
          </w:p>
        </w:tc>
        <w:tc>
          <w:tcPr>
            <w:tcW w:w="5387" w:type="dxa"/>
            <w:tcBorders>
              <w:top w:val="nil"/>
              <w:left w:val="single" w:sz="4" w:space="0" w:color="000000"/>
              <w:bottom w:val="single" w:sz="4" w:space="0" w:color="000000"/>
              <w:right w:val="single" w:sz="8" w:space="0" w:color="000000"/>
            </w:tcBorders>
          </w:tcPr>
          <w:p w14:paraId="7C7CA09C" w14:textId="77777777" w:rsidR="008038E9" w:rsidRDefault="008038E9" w:rsidP="008038E9">
            <w:pPr>
              <w:ind w:left="2"/>
            </w:pPr>
            <w:r>
              <w:rPr>
                <w:sz w:val="24"/>
              </w:rPr>
              <w:t>This is the Day 5 closure date i.e. (</w:t>
            </w:r>
            <w:proofErr w:type="spellStart"/>
            <w:r>
              <w:rPr>
                <w:sz w:val="24"/>
              </w:rPr>
              <w:t>AsOnClosureDate</w:t>
            </w:r>
            <w:proofErr w:type="spellEnd"/>
            <w:r>
              <w:rPr>
                <w:sz w:val="24"/>
              </w:rPr>
              <w:t xml:space="preserve"> </w:t>
            </w:r>
          </w:p>
          <w:p w14:paraId="542A78EE" w14:textId="77777777" w:rsidR="008038E9" w:rsidRDefault="008038E9" w:rsidP="008038E9">
            <w:pPr>
              <w:ind w:left="2"/>
            </w:pPr>
            <w:r>
              <w:rPr>
                <w:sz w:val="24"/>
              </w:rPr>
              <w:t xml:space="preserve">+5). Date </w:t>
            </w:r>
            <w:proofErr w:type="gramStart"/>
            <w:r>
              <w:rPr>
                <w:sz w:val="24"/>
              </w:rPr>
              <w:t>format :</w:t>
            </w:r>
            <w:proofErr w:type="gramEnd"/>
            <w:r>
              <w:rPr>
                <w:sz w:val="24"/>
              </w:rPr>
              <w:t xml:space="preserve"> DD-MMM-YYYY </w:t>
            </w:r>
          </w:p>
        </w:tc>
      </w:tr>
      <w:tr w:rsidR="008038E9" w14:paraId="32E41066" w14:textId="77777777" w:rsidTr="008038E9">
        <w:trPr>
          <w:trHeight w:val="802"/>
        </w:trPr>
        <w:tc>
          <w:tcPr>
            <w:tcW w:w="1982" w:type="dxa"/>
            <w:tcBorders>
              <w:top w:val="single" w:sz="4" w:space="0" w:color="000000"/>
              <w:left w:val="single" w:sz="8" w:space="0" w:color="000000"/>
              <w:bottom w:val="single" w:sz="4" w:space="0" w:color="000000"/>
              <w:right w:val="single" w:sz="4" w:space="0" w:color="000000"/>
            </w:tcBorders>
          </w:tcPr>
          <w:p w14:paraId="2A542436" w14:textId="77777777" w:rsidR="008038E9" w:rsidRDefault="008038E9" w:rsidP="008038E9">
            <w:r>
              <w:rPr>
                <w:sz w:val="24"/>
              </w:rPr>
              <w:t xml:space="preserve">Day5ClosureAmo </w:t>
            </w:r>
            <w:proofErr w:type="spellStart"/>
            <w:r>
              <w:rPr>
                <w:sz w:val="24"/>
              </w:rPr>
              <w:t>unt</w:t>
            </w:r>
            <w:proofErr w:type="spellEnd"/>
            <w:r>
              <w:rPr>
                <w:sz w:val="24"/>
              </w:rPr>
              <w:t xml:space="preserve"> </w:t>
            </w:r>
          </w:p>
        </w:tc>
        <w:tc>
          <w:tcPr>
            <w:tcW w:w="1845" w:type="dxa"/>
            <w:tcBorders>
              <w:top w:val="single" w:sz="4" w:space="0" w:color="000000"/>
              <w:left w:val="single" w:sz="4" w:space="0" w:color="000000"/>
              <w:bottom w:val="single" w:sz="4" w:space="0" w:color="000000"/>
              <w:right w:val="single" w:sz="4" w:space="0" w:color="000000"/>
            </w:tcBorders>
          </w:tcPr>
          <w:p w14:paraId="78FDF45F" w14:textId="77777777" w:rsidR="008038E9" w:rsidRDefault="008038E9" w:rsidP="008038E9">
            <w:pPr>
              <w:ind w:left="4"/>
            </w:pPr>
            <w:proofErr w:type="gramStart"/>
            <w:r>
              <w:rPr>
                <w:sz w:val="24"/>
              </w:rPr>
              <w:t>numeric(</w:t>
            </w:r>
            <w:proofErr w:type="gramEnd"/>
            <w:r>
              <w:rPr>
                <w:sz w:val="24"/>
              </w:rPr>
              <w:t xml:space="preserve">18,2) </w:t>
            </w:r>
          </w:p>
        </w:tc>
        <w:tc>
          <w:tcPr>
            <w:tcW w:w="1560" w:type="dxa"/>
            <w:tcBorders>
              <w:top w:val="single" w:sz="4" w:space="0" w:color="000000"/>
              <w:left w:val="single" w:sz="4" w:space="0" w:color="000000"/>
              <w:bottom w:val="single" w:sz="4" w:space="0" w:color="000000"/>
              <w:right w:val="single" w:sz="4" w:space="0" w:color="000000"/>
            </w:tcBorders>
          </w:tcPr>
          <w:p w14:paraId="4194C8AA" w14:textId="77777777" w:rsidR="008038E9" w:rsidRDefault="008038E9" w:rsidP="008038E9">
            <w:pPr>
              <w:ind w:left="2"/>
            </w:pPr>
            <w:r>
              <w:rPr>
                <w:sz w:val="24"/>
              </w:rPr>
              <w:t xml:space="preserve">No </w:t>
            </w:r>
          </w:p>
        </w:tc>
        <w:tc>
          <w:tcPr>
            <w:tcW w:w="5387" w:type="dxa"/>
            <w:tcBorders>
              <w:top w:val="single" w:sz="4" w:space="0" w:color="000000"/>
              <w:left w:val="single" w:sz="4" w:space="0" w:color="000000"/>
              <w:bottom w:val="single" w:sz="4" w:space="0" w:color="000000"/>
              <w:right w:val="single" w:sz="8" w:space="0" w:color="000000"/>
            </w:tcBorders>
          </w:tcPr>
          <w:p w14:paraId="03E2E7D2" w14:textId="77777777" w:rsidR="008038E9" w:rsidRDefault="008038E9" w:rsidP="008038E9">
            <w:pPr>
              <w:ind w:left="2"/>
            </w:pPr>
            <w:r>
              <w:rPr>
                <w:sz w:val="24"/>
              </w:rPr>
              <w:t xml:space="preserve">This will be total amount payable for loan contract closure on 5th day </w:t>
            </w:r>
          </w:p>
        </w:tc>
      </w:tr>
      <w:tr w:rsidR="008038E9" w14:paraId="1C88B443" w14:textId="77777777" w:rsidTr="008038E9">
        <w:trPr>
          <w:trHeight w:val="804"/>
        </w:trPr>
        <w:tc>
          <w:tcPr>
            <w:tcW w:w="1982" w:type="dxa"/>
            <w:tcBorders>
              <w:top w:val="single" w:sz="4" w:space="0" w:color="000000"/>
              <w:left w:val="single" w:sz="8" w:space="0" w:color="000000"/>
              <w:bottom w:val="single" w:sz="4" w:space="0" w:color="000000"/>
              <w:right w:val="single" w:sz="4" w:space="0" w:color="000000"/>
            </w:tcBorders>
          </w:tcPr>
          <w:p w14:paraId="7255D9DD" w14:textId="77777777" w:rsidR="008038E9" w:rsidRDefault="008038E9" w:rsidP="008038E9">
            <w:r>
              <w:rPr>
                <w:sz w:val="24"/>
              </w:rPr>
              <w:lastRenderedPageBreak/>
              <w:t xml:space="preserve">Day6ClosureDate </w:t>
            </w:r>
          </w:p>
        </w:tc>
        <w:tc>
          <w:tcPr>
            <w:tcW w:w="1845" w:type="dxa"/>
            <w:tcBorders>
              <w:top w:val="single" w:sz="4" w:space="0" w:color="000000"/>
              <w:left w:val="single" w:sz="4" w:space="0" w:color="000000"/>
              <w:bottom w:val="single" w:sz="4" w:space="0" w:color="000000"/>
              <w:right w:val="single" w:sz="4" w:space="0" w:color="000000"/>
            </w:tcBorders>
          </w:tcPr>
          <w:p w14:paraId="6293F80E" w14:textId="77777777" w:rsidR="008038E9" w:rsidRDefault="008038E9" w:rsidP="008038E9">
            <w:pPr>
              <w:ind w:left="4"/>
            </w:pPr>
            <w:r>
              <w:rPr>
                <w:sz w:val="24"/>
              </w:rPr>
              <w:t xml:space="preserve">Date </w:t>
            </w:r>
          </w:p>
        </w:tc>
        <w:tc>
          <w:tcPr>
            <w:tcW w:w="1560" w:type="dxa"/>
            <w:tcBorders>
              <w:top w:val="single" w:sz="4" w:space="0" w:color="000000"/>
              <w:left w:val="single" w:sz="4" w:space="0" w:color="000000"/>
              <w:bottom w:val="single" w:sz="4" w:space="0" w:color="000000"/>
              <w:right w:val="single" w:sz="4" w:space="0" w:color="000000"/>
            </w:tcBorders>
          </w:tcPr>
          <w:p w14:paraId="61A02C31" w14:textId="77777777" w:rsidR="008038E9" w:rsidRDefault="008038E9" w:rsidP="008038E9">
            <w:pPr>
              <w:ind w:left="2"/>
            </w:pPr>
            <w:r>
              <w:rPr>
                <w:sz w:val="24"/>
              </w:rPr>
              <w:t xml:space="preserve">No </w:t>
            </w:r>
          </w:p>
        </w:tc>
        <w:tc>
          <w:tcPr>
            <w:tcW w:w="5387" w:type="dxa"/>
            <w:tcBorders>
              <w:top w:val="single" w:sz="4" w:space="0" w:color="000000"/>
              <w:left w:val="single" w:sz="4" w:space="0" w:color="000000"/>
              <w:bottom w:val="single" w:sz="4" w:space="0" w:color="000000"/>
              <w:right w:val="single" w:sz="8" w:space="0" w:color="000000"/>
            </w:tcBorders>
          </w:tcPr>
          <w:p w14:paraId="58CC3E59" w14:textId="77777777" w:rsidR="008038E9" w:rsidRDefault="008038E9" w:rsidP="008038E9">
            <w:pPr>
              <w:ind w:left="2"/>
            </w:pPr>
            <w:r>
              <w:rPr>
                <w:sz w:val="24"/>
              </w:rPr>
              <w:t>This is the Day 6 closure date i.e. (</w:t>
            </w:r>
            <w:proofErr w:type="spellStart"/>
            <w:r>
              <w:rPr>
                <w:sz w:val="24"/>
              </w:rPr>
              <w:t>AsOnClosureDate</w:t>
            </w:r>
            <w:proofErr w:type="spellEnd"/>
            <w:r>
              <w:rPr>
                <w:sz w:val="24"/>
              </w:rPr>
              <w:t xml:space="preserve"> </w:t>
            </w:r>
          </w:p>
          <w:p w14:paraId="2E80C169" w14:textId="77777777" w:rsidR="008038E9" w:rsidRDefault="008038E9" w:rsidP="008038E9">
            <w:pPr>
              <w:ind w:left="2"/>
            </w:pPr>
            <w:r>
              <w:rPr>
                <w:sz w:val="24"/>
              </w:rPr>
              <w:t xml:space="preserve">+6). Date </w:t>
            </w:r>
            <w:proofErr w:type="gramStart"/>
            <w:r>
              <w:rPr>
                <w:sz w:val="24"/>
              </w:rPr>
              <w:t>format :</w:t>
            </w:r>
            <w:proofErr w:type="gramEnd"/>
            <w:r>
              <w:rPr>
                <w:sz w:val="24"/>
              </w:rPr>
              <w:t xml:space="preserve"> DD-MMM-YYYY </w:t>
            </w:r>
          </w:p>
        </w:tc>
      </w:tr>
      <w:tr w:rsidR="008038E9" w14:paraId="1D700996" w14:textId="77777777" w:rsidTr="008038E9">
        <w:trPr>
          <w:trHeight w:val="802"/>
        </w:trPr>
        <w:tc>
          <w:tcPr>
            <w:tcW w:w="1982" w:type="dxa"/>
            <w:tcBorders>
              <w:top w:val="single" w:sz="4" w:space="0" w:color="000000"/>
              <w:left w:val="single" w:sz="8" w:space="0" w:color="000000"/>
              <w:bottom w:val="single" w:sz="4" w:space="0" w:color="000000"/>
              <w:right w:val="single" w:sz="4" w:space="0" w:color="000000"/>
            </w:tcBorders>
          </w:tcPr>
          <w:p w14:paraId="43781D05" w14:textId="77777777" w:rsidR="008038E9" w:rsidRDefault="008038E9" w:rsidP="008038E9">
            <w:r>
              <w:rPr>
                <w:sz w:val="24"/>
              </w:rPr>
              <w:t xml:space="preserve">Day6ClosureAmo </w:t>
            </w:r>
            <w:proofErr w:type="spellStart"/>
            <w:r>
              <w:rPr>
                <w:sz w:val="24"/>
              </w:rPr>
              <w:t>unt</w:t>
            </w:r>
            <w:proofErr w:type="spellEnd"/>
            <w:r>
              <w:rPr>
                <w:sz w:val="24"/>
              </w:rPr>
              <w:t xml:space="preserve"> </w:t>
            </w:r>
          </w:p>
        </w:tc>
        <w:tc>
          <w:tcPr>
            <w:tcW w:w="1845" w:type="dxa"/>
            <w:tcBorders>
              <w:top w:val="single" w:sz="4" w:space="0" w:color="000000"/>
              <w:left w:val="single" w:sz="4" w:space="0" w:color="000000"/>
              <w:bottom w:val="single" w:sz="4" w:space="0" w:color="000000"/>
              <w:right w:val="single" w:sz="4" w:space="0" w:color="000000"/>
            </w:tcBorders>
          </w:tcPr>
          <w:p w14:paraId="71FE28DF" w14:textId="77777777" w:rsidR="008038E9" w:rsidRDefault="008038E9" w:rsidP="008038E9">
            <w:pPr>
              <w:ind w:left="4"/>
            </w:pPr>
            <w:proofErr w:type="gramStart"/>
            <w:r>
              <w:rPr>
                <w:sz w:val="24"/>
              </w:rPr>
              <w:t>numeric(</w:t>
            </w:r>
            <w:proofErr w:type="gramEnd"/>
            <w:r>
              <w:rPr>
                <w:sz w:val="24"/>
              </w:rPr>
              <w:t xml:space="preserve">18,2) </w:t>
            </w:r>
          </w:p>
        </w:tc>
        <w:tc>
          <w:tcPr>
            <w:tcW w:w="1560" w:type="dxa"/>
            <w:tcBorders>
              <w:top w:val="single" w:sz="4" w:space="0" w:color="000000"/>
              <w:left w:val="single" w:sz="4" w:space="0" w:color="000000"/>
              <w:bottom w:val="single" w:sz="4" w:space="0" w:color="000000"/>
              <w:right w:val="single" w:sz="4" w:space="0" w:color="000000"/>
            </w:tcBorders>
          </w:tcPr>
          <w:p w14:paraId="3E72EDF8" w14:textId="77777777" w:rsidR="008038E9" w:rsidRDefault="008038E9" w:rsidP="008038E9">
            <w:pPr>
              <w:ind w:left="2"/>
            </w:pPr>
            <w:r>
              <w:rPr>
                <w:sz w:val="24"/>
              </w:rPr>
              <w:t xml:space="preserve">No </w:t>
            </w:r>
          </w:p>
        </w:tc>
        <w:tc>
          <w:tcPr>
            <w:tcW w:w="5387" w:type="dxa"/>
            <w:tcBorders>
              <w:top w:val="single" w:sz="4" w:space="0" w:color="000000"/>
              <w:left w:val="single" w:sz="4" w:space="0" w:color="000000"/>
              <w:bottom w:val="single" w:sz="4" w:space="0" w:color="000000"/>
              <w:right w:val="single" w:sz="8" w:space="0" w:color="000000"/>
            </w:tcBorders>
          </w:tcPr>
          <w:p w14:paraId="5A201FC7" w14:textId="77777777" w:rsidR="008038E9" w:rsidRDefault="008038E9" w:rsidP="008038E9">
            <w:pPr>
              <w:ind w:left="2"/>
            </w:pPr>
            <w:r>
              <w:rPr>
                <w:sz w:val="24"/>
              </w:rPr>
              <w:t xml:space="preserve">This will be total amount payable for loan contract closure on 6th day </w:t>
            </w:r>
          </w:p>
        </w:tc>
      </w:tr>
      <w:tr w:rsidR="008038E9" w14:paraId="10EC9993" w14:textId="77777777" w:rsidTr="008038E9">
        <w:trPr>
          <w:trHeight w:val="802"/>
        </w:trPr>
        <w:tc>
          <w:tcPr>
            <w:tcW w:w="1982" w:type="dxa"/>
            <w:tcBorders>
              <w:top w:val="single" w:sz="4" w:space="0" w:color="000000"/>
              <w:left w:val="single" w:sz="8" w:space="0" w:color="000000"/>
              <w:bottom w:val="single" w:sz="4" w:space="0" w:color="000000"/>
              <w:right w:val="single" w:sz="4" w:space="0" w:color="000000"/>
            </w:tcBorders>
          </w:tcPr>
          <w:p w14:paraId="6E2C6F5E" w14:textId="77777777" w:rsidR="008038E9" w:rsidRDefault="008038E9" w:rsidP="008038E9">
            <w:r>
              <w:rPr>
                <w:sz w:val="24"/>
              </w:rPr>
              <w:t xml:space="preserve">Day7ClosureDate </w:t>
            </w:r>
          </w:p>
        </w:tc>
        <w:tc>
          <w:tcPr>
            <w:tcW w:w="1845" w:type="dxa"/>
            <w:tcBorders>
              <w:top w:val="single" w:sz="4" w:space="0" w:color="000000"/>
              <w:left w:val="single" w:sz="4" w:space="0" w:color="000000"/>
              <w:bottom w:val="single" w:sz="4" w:space="0" w:color="000000"/>
              <w:right w:val="single" w:sz="4" w:space="0" w:color="000000"/>
            </w:tcBorders>
          </w:tcPr>
          <w:p w14:paraId="39B96BF9" w14:textId="77777777" w:rsidR="008038E9" w:rsidRDefault="008038E9" w:rsidP="008038E9">
            <w:pPr>
              <w:ind w:left="4"/>
            </w:pPr>
            <w:r>
              <w:rPr>
                <w:sz w:val="24"/>
              </w:rPr>
              <w:t xml:space="preserve">Date </w:t>
            </w:r>
          </w:p>
        </w:tc>
        <w:tc>
          <w:tcPr>
            <w:tcW w:w="1560" w:type="dxa"/>
            <w:tcBorders>
              <w:top w:val="single" w:sz="4" w:space="0" w:color="000000"/>
              <w:left w:val="single" w:sz="4" w:space="0" w:color="000000"/>
              <w:bottom w:val="single" w:sz="4" w:space="0" w:color="000000"/>
              <w:right w:val="single" w:sz="4" w:space="0" w:color="000000"/>
            </w:tcBorders>
          </w:tcPr>
          <w:p w14:paraId="19700EFE" w14:textId="77777777" w:rsidR="008038E9" w:rsidRDefault="008038E9" w:rsidP="008038E9">
            <w:pPr>
              <w:ind w:left="2"/>
            </w:pPr>
            <w:r>
              <w:rPr>
                <w:sz w:val="24"/>
              </w:rPr>
              <w:t xml:space="preserve">No </w:t>
            </w:r>
          </w:p>
        </w:tc>
        <w:tc>
          <w:tcPr>
            <w:tcW w:w="5387" w:type="dxa"/>
            <w:tcBorders>
              <w:top w:val="single" w:sz="4" w:space="0" w:color="000000"/>
              <w:left w:val="single" w:sz="4" w:space="0" w:color="000000"/>
              <w:bottom w:val="single" w:sz="4" w:space="0" w:color="000000"/>
              <w:right w:val="single" w:sz="8" w:space="0" w:color="000000"/>
            </w:tcBorders>
          </w:tcPr>
          <w:p w14:paraId="7AFBF073" w14:textId="77777777" w:rsidR="008038E9" w:rsidRDefault="008038E9" w:rsidP="008038E9">
            <w:pPr>
              <w:ind w:left="2"/>
            </w:pPr>
            <w:r>
              <w:rPr>
                <w:sz w:val="24"/>
              </w:rPr>
              <w:t>This is the Day 7 closure date i.e. (</w:t>
            </w:r>
            <w:proofErr w:type="spellStart"/>
            <w:r>
              <w:rPr>
                <w:sz w:val="24"/>
              </w:rPr>
              <w:t>AsOnClosureDate</w:t>
            </w:r>
            <w:proofErr w:type="spellEnd"/>
            <w:r>
              <w:rPr>
                <w:sz w:val="24"/>
              </w:rPr>
              <w:t xml:space="preserve"> </w:t>
            </w:r>
          </w:p>
          <w:p w14:paraId="2E44653D" w14:textId="77777777" w:rsidR="008038E9" w:rsidRDefault="008038E9" w:rsidP="008038E9">
            <w:pPr>
              <w:ind w:left="2"/>
            </w:pPr>
            <w:r>
              <w:rPr>
                <w:sz w:val="24"/>
              </w:rPr>
              <w:t xml:space="preserve">+7). Date </w:t>
            </w:r>
            <w:proofErr w:type="gramStart"/>
            <w:r>
              <w:rPr>
                <w:sz w:val="24"/>
              </w:rPr>
              <w:t>format :</w:t>
            </w:r>
            <w:proofErr w:type="gramEnd"/>
            <w:r>
              <w:rPr>
                <w:sz w:val="24"/>
              </w:rPr>
              <w:t xml:space="preserve"> DD-MMM-YYYY </w:t>
            </w:r>
          </w:p>
        </w:tc>
      </w:tr>
      <w:tr w:rsidR="008038E9" w14:paraId="68BF38C3" w14:textId="77777777" w:rsidTr="008038E9">
        <w:trPr>
          <w:trHeight w:val="805"/>
        </w:trPr>
        <w:tc>
          <w:tcPr>
            <w:tcW w:w="1982" w:type="dxa"/>
            <w:tcBorders>
              <w:top w:val="single" w:sz="4" w:space="0" w:color="000000"/>
              <w:left w:val="single" w:sz="8" w:space="0" w:color="000000"/>
              <w:bottom w:val="single" w:sz="4" w:space="0" w:color="000000"/>
              <w:right w:val="single" w:sz="4" w:space="0" w:color="000000"/>
            </w:tcBorders>
          </w:tcPr>
          <w:p w14:paraId="5FCC49A8" w14:textId="77777777" w:rsidR="008038E9" w:rsidRDefault="008038E9" w:rsidP="008038E9">
            <w:r>
              <w:rPr>
                <w:sz w:val="24"/>
              </w:rPr>
              <w:t xml:space="preserve">Day7ClosureAmo </w:t>
            </w:r>
            <w:proofErr w:type="spellStart"/>
            <w:r>
              <w:rPr>
                <w:sz w:val="24"/>
              </w:rPr>
              <w:t>unt</w:t>
            </w:r>
            <w:proofErr w:type="spellEnd"/>
            <w:r>
              <w:rPr>
                <w:sz w:val="24"/>
              </w:rPr>
              <w:t xml:space="preserve"> </w:t>
            </w:r>
          </w:p>
        </w:tc>
        <w:tc>
          <w:tcPr>
            <w:tcW w:w="1845" w:type="dxa"/>
            <w:tcBorders>
              <w:top w:val="single" w:sz="4" w:space="0" w:color="000000"/>
              <w:left w:val="single" w:sz="4" w:space="0" w:color="000000"/>
              <w:bottom w:val="single" w:sz="4" w:space="0" w:color="000000"/>
              <w:right w:val="single" w:sz="4" w:space="0" w:color="000000"/>
            </w:tcBorders>
          </w:tcPr>
          <w:p w14:paraId="3B32A725" w14:textId="77777777" w:rsidR="008038E9" w:rsidRDefault="008038E9" w:rsidP="008038E9">
            <w:pPr>
              <w:ind w:left="4"/>
            </w:pPr>
            <w:proofErr w:type="gramStart"/>
            <w:r>
              <w:rPr>
                <w:sz w:val="24"/>
              </w:rPr>
              <w:t>numeric(</w:t>
            </w:r>
            <w:proofErr w:type="gramEnd"/>
            <w:r>
              <w:rPr>
                <w:sz w:val="24"/>
              </w:rPr>
              <w:t xml:space="preserve">18,2) </w:t>
            </w:r>
          </w:p>
        </w:tc>
        <w:tc>
          <w:tcPr>
            <w:tcW w:w="1560" w:type="dxa"/>
            <w:tcBorders>
              <w:top w:val="single" w:sz="4" w:space="0" w:color="000000"/>
              <w:left w:val="single" w:sz="4" w:space="0" w:color="000000"/>
              <w:bottom w:val="single" w:sz="4" w:space="0" w:color="000000"/>
              <w:right w:val="single" w:sz="4" w:space="0" w:color="000000"/>
            </w:tcBorders>
          </w:tcPr>
          <w:p w14:paraId="21430C9C" w14:textId="77777777" w:rsidR="008038E9" w:rsidRDefault="008038E9" w:rsidP="008038E9">
            <w:pPr>
              <w:ind w:left="2"/>
            </w:pPr>
            <w:r>
              <w:rPr>
                <w:sz w:val="24"/>
              </w:rPr>
              <w:t xml:space="preserve">No </w:t>
            </w:r>
          </w:p>
        </w:tc>
        <w:tc>
          <w:tcPr>
            <w:tcW w:w="5387" w:type="dxa"/>
            <w:tcBorders>
              <w:top w:val="single" w:sz="4" w:space="0" w:color="000000"/>
              <w:left w:val="single" w:sz="4" w:space="0" w:color="000000"/>
              <w:bottom w:val="single" w:sz="4" w:space="0" w:color="000000"/>
              <w:right w:val="single" w:sz="8" w:space="0" w:color="000000"/>
            </w:tcBorders>
          </w:tcPr>
          <w:p w14:paraId="2447922B" w14:textId="77777777" w:rsidR="008038E9" w:rsidRDefault="008038E9" w:rsidP="008038E9">
            <w:pPr>
              <w:ind w:left="2"/>
            </w:pPr>
            <w:r>
              <w:rPr>
                <w:sz w:val="24"/>
              </w:rPr>
              <w:t xml:space="preserve">This will be total amount payable for loan contract closure on 7th day </w:t>
            </w:r>
          </w:p>
        </w:tc>
      </w:tr>
      <w:tr w:rsidR="008038E9" w14:paraId="147981F4" w14:textId="77777777" w:rsidTr="008038E9">
        <w:trPr>
          <w:trHeight w:val="482"/>
        </w:trPr>
        <w:tc>
          <w:tcPr>
            <w:tcW w:w="1982" w:type="dxa"/>
            <w:tcBorders>
              <w:top w:val="single" w:sz="4" w:space="0" w:color="000000"/>
              <w:left w:val="single" w:sz="8" w:space="0" w:color="000000"/>
              <w:bottom w:val="single" w:sz="4" w:space="0" w:color="000000"/>
              <w:right w:val="single" w:sz="4" w:space="0" w:color="000000"/>
            </w:tcBorders>
            <w:shd w:val="clear" w:color="auto" w:fill="FFFF00"/>
          </w:tcPr>
          <w:p w14:paraId="0AF17313" w14:textId="77777777" w:rsidR="008038E9" w:rsidRDefault="008038E9" w:rsidP="008038E9">
            <w:proofErr w:type="spellStart"/>
            <w:r>
              <w:rPr>
                <w:sz w:val="24"/>
              </w:rPr>
              <w:t>StatusData</w:t>
            </w:r>
            <w:proofErr w:type="spellEnd"/>
            <w:r>
              <w:rPr>
                <w:sz w:val="24"/>
              </w:rPr>
              <w:t xml:space="preserve"> </w:t>
            </w:r>
          </w:p>
        </w:tc>
        <w:tc>
          <w:tcPr>
            <w:tcW w:w="1845" w:type="dxa"/>
            <w:tcBorders>
              <w:top w:val="single" w:sz="4" w:space="0" w:color="000000"/>
              <w:left w:val="single" w:sz="4" w:space="0" w:color="000000"/>
              <w:bottom w:val="single" w:sz="4" w:space="0" w:color="000000"/>
              <w:right w:val="single" w:sz="4" w:space="0" w:color="000000"/>
            </w:tcBorders>
          </w:tcPr>
          <w:p w14:paraId="6BD85865" w14:textId="77777777" w:rsidR="008038E9" w:rsidRDefault="008038E9" w:rsidP="008038E9">
            <w:pPr>
              <w:ind w:left="4"/>
            </w:pPr>
            <w:r>
              <w:rPr>
                <w:sz w:val="24"/>
              </w:rPr>
              <w:t xml:space="preserve">  </w:t>
            </w:r>
          </w:p>
        </w:tc>
        <w:tc>
          <w:tcPr>
            <w:tcW w:w="1560" w:type="dxa"/>
            <w:tcBorders>
              <w:top w:val="single" w:sz="4" w:space="0" w:color="000000"/>
              <w:left w:val="single" w:sz="4" w:space="0" w:color="000000"/>
              <w:bottom w:val="single" w:sz="4" w:space="0" w:color="000000"/>
              <w:right w:val="single" w:sz="4" w:space="0" w:color="000000"/>
            </w:tcBorders>
          </w:tcPr>
          <w:p w14:paraId="65C4193E" w14:textId="77777777" w:rsidR="008038E9" w:rsidRDefault="008038E9" w:rsidP="008038E9">
            <w:pPr>
              <w:ind w:left="2"/>
            </w:pPr>
            <w:r>
              <w:rPr>
                <w:sz w:val="24"/>
              </w:rPr>
              <w:t xml:space="preserve">  </w:t>
            </w:r>
          </w:p>
        </w:tc>
        <w:tc>
          <w:tcPr>
            <w:tcW w:w="5387" w:type="dxa"/>
            <w:tcBorders>
              <w:top w:val="single" w:sz="4" w:space="0" w:color="000000"/>
              <w:left w:val="single" w:sz="4" w:space="0" w:color="000000"/>
              <w:bottom w:val="single" w:sz="4" w:space="0" w:color="000000"/>
              <w:right w:val="single" w:sz="8" w:space="0" w:color="000000"/>
            </w:tcBorders>
          </w:tcPr>
          <w:p w14:paraId="2F0957C9" w14:textId="77777777" w:rsidR="008038E9" w:rsidRDefault="008038E9" w:rsidP="008038E9">
            <w:pPr>
              <w:ind w:left="2"/>
            </w:pPr>
            <w:r>
              <w:rPr>
                <w:sz w:val="24"/>
              </w:rPr>
              <w:t xml:space="preserve">  </w:t>
            </w:r>
          </w:p>
        </w:tc>
      </w:tr>
      <w:tr w:rsidR="008038E9" w14:paraId="2CC1D3D1" w14:textId="77777777" w:rsidTr="008038E9">
        <w:trPr>
          <w:trHeight w:val="805"/>
        </w:trPr>
        <w:tc>
          <w:tcPr>
            <w:tcW w:w="1982" w:type="dxa"/>
            <w:tcBorders>
              <w:top w:val="single" w:sz="4" w:space="0" w:color="000000"/>
              <w:left w:val="single" w:sz="8" w:space="0" w:color="000000"/>
              <w:bottom w:val="single" w:sz="4" w:space="0" w:color="000000"/>
              <w:right w:val="single" w:sz="4" w:space="0" w:color="000000"/>
            </w:tcBorders>
          </w:tcPr>
          <w:p w14:paraId="147B2F81" w14:textId="77777777" w:rsidR="008038E9" w:rsidRDefault="008038E9" w:rsidP="008038E9">
            <w:r>
              <w:rPr>
                <w:sz w:val="24"/>
              </w:rPr>
              <w:t xml:space="preserve">Status </w:t>
            </w:r>
          </w:p>
        </w:tc>
        <w:tc>
          <w:tcPr>
            <w:tcW w:w="1845" w:type="dxa"/>
            <w:tcBorders>
              <w:top w:val="single" w:sz="4" w:space="0" w:color="000000"/>
              <w:left w:val="single" w:sz="4" w:space="0" w:color="000000"/>
              <w:bottom w:val="single" w:sz="4" w:space="0" w:color="000000"/>
              <w:right w:val="single" w:sz="4" w:space="0" w:color="000000"/>
            </w:tcBorders>
          </w:tcPr>
          <w:p w14:paraId="54DA34BD" w14:textId="77777777" w:rsidR="008038E9" w:rsidRDefault="008038E9" w:rsidP="008038E9">
            <w:pPr>
              <w:ind w:left="4"/>
            </w:pPr>
            <w:proofErr w:type="gramStart"/>
            <w:r>
              <w:rPr>
                <w:sz w:val="24"/>
              </w:rPr>
              <w:t>Varchar(</w:t>
            </w:r>
            <w:proofErr w:type="gramEnd"/>
            <w:r>
              <w:rPr>
                <w:sz w:val="24"/>
              </w:rPr>
              <w:t xml:space="preserve">MAX) </w:t>
            </w:r>
          </w:p>
        </w:tc>
        <w:tc>
          <w:tcPr>
            <w:tcW w:w="1560" w:type="dxa"/>
            <w:tcBorders>
              <w:top w:val="single" w:sz="4" w:space="0" w:color="000000"/>
              <w:left w:val="single" w:sz="4" w:space="0" w:color="000000"/>
              <w:bottom w:val="single" w:sz="4" w:space="0" w:color="000000"/>
              <w:right w:val="single" w:sz="4" w:space="0" w:color="000000"/>
            </w:tcBorders>
          </w:tcPr>
          <w:p w14:paraId="52261E6F" w14:textId="77777777" w:rsidR="008038E9" w:rsidRDefault="008038E9" w:rsidP="008038E9">
            <w:pPr>
              <w:ind w:left="2"/>
            </w:pPr>
            <w:r>
              <w:rPr>
                <w:sz w:val="24"/>
              </w:rPr>
              <w:t xml:space="preserve">Yes </w:t>
            </w:r>
          </w:p>
        </w:tc>
        <w:tc>
          <w:tcPr>
            <w:tcW w:w="5387" w:type="dxa"/>
            <w:tcBorders>
              <w:top w:val="single" w:sz="4" w:space="0" w:color="000000"/>
              <w:left w:val="single" w:sz="4" w:space="0" w:color="000000"/>
              <w:bottom w:val="single" w:sz="4" w:space="0" w:color="000000"/>
              <w:right w:val="single" w:sz="8" w:space="0" w:color="000000"/>
            </w:tcBorders>
          </w:tcPr>
          <w:p w14:paraId="1B6A781F" w14:textId="77777777" w:rsidR="008038E9" w:rsidRDefault="008038E9" w:rsidP="008038E9">
            <w:pPr>
              <w:ind w:left="2"/>
            </w:pPr>
            <w:r>
              <w:rPr>
                <w:sz w:val="24"/>
              </w:rPr>
              <w:t xml:space="preserve">This will have following Response </w:t>
            </w:r>
            <w:proofErr w:type="gramStart"/>
            <w:r>
              <w:rPr>
                <w:sz w:val="24"/>
              </w:rPr>
              <w:t>Success :</w:t>
            </w:r>
            <w:proofErr w:type="gramEnd"/>
            <w:r>
              <w:rPr>
                <w:sz w:val="24"/>
              </w:rPr>
              <w:t xml:space="preserve"> </w:t>
            </w:r>
          </w:p>
          <w:p w14:paraId="5E8EF109" w14:textId="77777777" w:rsidR="008038E9" w:rsidRDefault="008038E9" w:rsidP="008038E9">
            <w:pPr>
              <w:ind w:left="2"/>
            </w:pPr>
            <w:r>
              <w:rPr>
                <w:sz w:val="24"/>
              </w:rPr>
              <w:t xml:space="preserve">Completed; </w:t>
            </w:r>
            <w:proofErr w:type="gramStart"/>
            <w:r>
              <w:rPr>
                <w:sz w:val="24"/>
              </w:rPr>
              <w:t>Failure :</w:t>
            </w:r>
            <w:proofErr w:type="gramEnd"/>
            <w:r>
              <w:rPr>
                <w:sz w:val="24"/>
              </w:rPr>
              <w:t xml:space="preserve"> Not Completed </w:t>
            </w:r>
          </w:p>
        </w:tc>
      </w:tr>
      <w:tr w:rsidR="008038E9" w14:paraId="25E61B53" w14:textId="77777777" w:rsidTr="008038E9">
        <w:trPr>
          <w:trHeight w:val="1750"/>
        </w:trPr>
        <w:tc>
          <w:tcPr>
            <w:tcW w:w="1982" w:type="dxa"/>
            <w:tcBorders>
              <w:top w:val="single" w:sz="4" w:space="0" w:color="000000"/>
              <w:left w:val="single" w:sz="8" w:space="0" w:color="000000"/>
              <w:bottom w:val="single" w:sz="4" w:space="0" w:color="000000"/>
              <w:right w:val="single" w:sz="4" w:space="0" w:color="000000"/>
            </w:tcBorders>
          </w:tcPr>
          <w:p w14:paraId="22E7C1D5" w14:textId="77777777" w:rsidR="008038E9" w:rsidRDefault="008038E9" w:rsidP="008038E9">
            <w:r>
              <w:rPr>
                <w:sz w:val="24"/>
              </w:rPr>
              <w:t xml:space="preserve">Code </w:t>
            </w:r>
          </w:p>
        </w:tc>
        <w:tc>
          <w:tcPr>
            <w:tcW w:w="1845" w:type="dxa"/>
            <w:tcBorders>
              <w:top w:val="single" w:sz="4" w:space="0" w:color="000000"/>
              <w:left w:val="single" w:sz="4" w:space="0" w:color="000000"/>
              <w:bottom w:val="single" w:sz="4" w:space="0" w:color="000000"/>
              <w:right w:val="single" w:sz="4" w:space="0" w:color="000000"/>
            </w:tcBorders>
          </w:tcPr>
          <w:p w14:paraId="3003D81B" w14:textId="77777777" w:rsidR="008038E9" w:rsidRDefault="008038E9" w:rsidP="008038E9">
            <w:pPr>
              <w:ind w:left="4"/>
            </w:pPr>
            <w:proofErr w:type="gramStart"/>
            <w:r>
              <w:rPr>
                <w:sz w:val="24"/>
              </w:rPr>
              <w:t>Varchar(</w:t>
            </w:r>
            <w:proofErr w:type="gramEnd"/>
            <w:r>
              <w:rPr>
                <w:sz w:val="24"/>
              </w:rPr>
              <w:t xml:space="preserve">MAX) </w:t>
            </w:r>
          </w:p>
        </w:tc>
        <w:tc>
          <w:tcPr>
            <w:tcW w:w="1560" w:type="dxa"/>
            <w:tcBorders>
              <w:top w:val="single" w:sz="4" w:space="0" w:color="000000"/>
              <w:left w:val="single" w:sz="4" w:space="0" w:color="000000"/>
              <w:bottom w:val="single" w:sz="4" w:space="0" w:color="000000"/>
              <w:right w:val="single" w:sz="4" w:space="0" w:color="000000"/>
            </w:tcBorders>
          </w:tcPr>
          <w:p w14:paraId="1E86417A" w14:textId="77777777" w:rsidR="008038E9" w:rsidRDefault="008038E9" w:rsidP="008038E9">
            <w:pPr>
              <w:ind w:left="2"/>
            </w:pPr>
            <w:r>
              <w:rPr>
                <w:sz w:val="24"/>
              </w:rPr>
              <w:t xml:space="preserve">Yes </w:t>
            </w:r>
          </w:p>
        </w:tc>
        <w:tc>
          <w:tcPr>
            <w:tcW w:w="5387" w:type="dxa"/>
            <w:tcBorders>
              <w:top w:val="single" w:sz="4" w:space="0" w:color="000000"/>
              <w:left w:val="single" w:sz="4" w:space="0" w:color="000000"/>
              <w:bottom w:val="single" w:sz="4" w:space="0" w:color="000000"/>
              <w:right w:val="single" w:sz="8" w:space="0" w:color="000000"/>
            </w:tcBorders>
          </w:tcPr>
          <w:p w14:paraId="1F8AAB9B" w14:textId="77777777" w:rsidR="008038E9" w:rsidRDefault="008038E9" w:rsidP="008038E9">
            <w:pPr>
              <w:ind w:left="2"/>
            </w:pPr>
            <w:r>
              <w:rPr>
                <w:sz w:val="24"/>
              </w:rPr>
              <w:t xml:space="preserve">This will have following Codes 01, 02 and 03. 01, implies for </w:t>
            </w:r>
            <w:proofErr w:type="spellStart"/>
            <w:r>
              <w:rPr>
                <w:sz w:val="24"/>
              </w:rPr>
              <w:t>Successul</w:t>
            </w:r>
            <w:proofErr w:type="spellEnd"/>
            <w:r>
              <w:rPr>
                <w:sz w:val="24"/>
              </w:rPr>
              <w:t xml:space="preserve"> response. 02, implies for No data found if something is fetched from the system. 03, implies for failure response for the exceptions at application level, example Syntax Error. </w:t>
            </w:r>
          </w:p>
        </w:tc>
      </w:tr>
      <w:tr w:rsidR="008038E9" w14:paraId="7BDBDAAD" w14:textId="77777777" w:rsidTr="008038E9">
        <w:trPr>
          <w:trHeight w:val="809"/>
        </w:trPr>
        <w:tc>
          <w:tcPr>
            <w:tcW w:w="1982" w:type="dxa"/>
            <w:tcBorders>
              <w:top w:val="single" w:sz="4" w:space="0" w:color="000000"/>
              <w:left w:val="single" w:sz="8" w:space="0" w:color="000000"/>
              <w:bottom w:val="single" w:sz="8" w:space="0" w:color="000000"/>
              <w:right w:val="single" w:sz="4" w:space="0" w:color="000000"/>
            </w:tcBorders>
          </w:tcPr>
          <w:p w14:paraId="07B2F39B" w14:textId="77777777" w:rsidR="008038E9" w:rsidRDefault="008038E9" w:rsidP="008038E9">
            <w:r>
              <w:rPr>
                <w:sz w:val="24"/>
              </w:rPr>
              <w:t xml:space="preserve">Remarks </w:t>
            </w:r>
          </w:p>
        </w:tc>
        <w:tc>
          <w:tcPr>
            <w:tcW w:w="1845" w:type="dxa"/>
            <w:tcBorders>
              <w:top w:val="single" w:sz="4" w:space="0" w:color="000000"/>
              <w:left w:val="single" w:sz="4" w:space="0" w:color="000000"/>
              <w:bottom w:val="single" w:sz="8" w:space="0" w:color="000000"/>
              <w:right w:val="single" w:sz="4" w:space="0" w:color="000000"/>
            </w:tcBorders>
          </w:tcPr>
          <w:p w14:paraId="77383A7A" w14:textId="77777777" w:rsidR="008038E9" w:rsidRDefault="008038E9" w:rsidP="008038E9">
            <w:pPr>
              <w:ind w:left="4"/>
            </w:pPr>
            <w:proofErr w:type="gramStart"/>
            <w:r>
              <w:rPr>
                <w:sz w:val="24"/>
              </w:rPr>
              <w:t>Varchar(</w:t>
            </w:r>
            <w:proofErr w:type="gramEnd"/>
            <w:r>
              <w:rPr>
                <w:sz w:val="24"/>
              </w:rPr>
              <w:t xml:space="preserve">MAX) </w:t>
            </w:r>
          </w:p>
        </w:tc>
        <w:tc>
          <w:tcPr>
            <w:tcW w:w="1560" w:type="dxa"/>
            <w:tcBorders>
              <w:top w:val="single" w:sz="4" w:space="0" w:color="000000"/>
              <w:left w:val="single" w:sz="4" w:space="0" w:color="000000"/>
              <w:bottom w:val="single" w:sz="8" w:space="0" w:color="000000"/>
              <w:right w:val="single" w:sz="4" w:space="0" w:color="000000"/>
            </w:tcBorders>
          </w:tcPr>
          <w:p w14:paraId="43284ADD" w14:textId="77777777" w:rsidR="008038E9" w:rsidRDefault="008038E9" w:rsidP="008038E9">
            <w:pPr>
              <w:ind w:left="2"/>
            </w:pPr>
            <w:r>
              <w:rPr>
                <w:sz w:val="24"/>
              </w:rPr>
              <w:t xml:space="preserve">Yes </w:t>
            </w:r>
          </w:p>
        </w:tc>
        <w:tc>
          <w:tcPr>
            <w:tcW w:w="5387" w:type="dxa"/>
            <w:tcBorders>
              <w:top w:val="single" w:sz="4" w:space="0" w:color="000000"/>
              <w:left w:val="single" w:sz="4" w:space="0" w:color="000000"/>
              <w:bottom w:val="single" w:sz="8" w:space="0" w:color="000000"/>
              <w:right w:val="single" w:sz="8" w:space="0" w:color="000000"/>
            </w:tcBorders>
          </w:tcPr>
          <w:p w14:paraId="7BCCD387" w14:textId="77777777" w:rsidR="008038E9" w:rsidRDefault="008038E9" w:rsidP="008038E9">
            <w:pPr>
              <w:ind w:left="2"/>
            </w:pPr>
            <w:r>
              <w:rPr>
                <w:sz w:val="24"/>
              </w:rPr>
              <w:t xml:space="preserve">This will provide remarks in the API failure /successful scenarios. </w:t>
            </w:r>
          </w:p>
        </w:tc>
      </w:tr>
    </w:tbl>
    <w:p w14:paraId="3C6109C5" w14:textId="77777777" w:rsidR="008038E9" w:rsidRDefault="008038E9" w:rsidP="008038E9">
      <w:pPr>
        <w:spacing w:after="274"/>
      </w:pPr>
      <w:r>
        <w:rPr>
          <w:sz w:val="24"/>
        </w:rPr>
        <w:t xml:space="preserve"> </w:t>
      </w:r>
    </w:p>
    <w:p w14:paraId="2325437C" w14:textId="77777777" w:rsidR="008038E9" w:rsidRDefault="008038E9" w:rsidP="00A74292">
      <w:pPr>
        <w:spacing w:after="159"/>
      </w:pPr>
    </w:p>
    <w:p w14:paraId="0A793688" w14:textId="77777777" w:rsidR="00A74292" w:rsidRPr="003B3BDA" w:rsidRDefault="00A74292" w:rsidP="003B3BDA"/>
    <w:p w14:paraId="718CBF28" w14:textId="77777777" w:rsidR="003B3BDA" w:rsidRPr="003B3BDA" w:rsidRDefault="003B3BDA" w:rsidP="003B3BDA"/>
    <w:p w14:paraId="00325B0E" w14:textId="55091BD7" w:rsidR="00CD2FE2" w:rsidRDefault="00830FBA" w:rsidP="00830FBA">
      <w:pPr>
        <w:pStyle w:val="Heading1"/>
        <w:numPr>
          <w:ilvl w:val="0"/>
          <w:numId w:val="16"/>
        </w:numPr>
        <w:rPr>
          <w:sz w:val="30"/>
          <w:szCs w:val="30"/>
        </w:rPr>
      </w:pPr>
      <w:bookmarkStart w:id="126" w:name="_Toc188379683"/>
      <w:r>
        <w:rPr>
          <w:sz w:val="30"/>
          <w:szCs w:val="30"/>
        </w:rPr>
        <w:t>Loan Receipt API</w:t>
      </w:r>
      <w:r w:rsidR="00DF53D1">
        <w:rPr>
          <w:sz w:val="30"/>
          <w:szCs w:val="30"/>
        </w:rPr>
        <w:t xml:space="preserve"> Existing Enhancement</w:t>
      </w:r>
      <w:bookmarkEnd w:id="126"/>
    </w:p>
    <w:p w14:paraId="26DBC948" w14:textId="77777777" w:rsidR="00830FBA" w:rsidRDefault="00830FBA" w:rsidP="00830FBA"/>
    <w:tbl>
      <w:tblPr>
        <w:tblStyle w:val="TableGrid0"/>
        <w:tblW w:w="9019" w:type="dxa"/>
        <w:tblInd w:w="5" w:type="dxa"/>
        <w:tblCellMar>
          <w:top w:w="53" w:type="dxa"/>
          <w:left w:w="108" w:type="dxa"/>
          <w:right w:w="78" w:type="dxa"/>
        </w:tblCellMar>
        <w:tblLook w:val="04A0" w:firstRow="1" w:lastRow="0" w:firstColumn="1" w:lastColumn="0" w:noHBand="0" w:noVBand="1"/>
      </w:tblPr>
      <w:tblGrid>
        <w:gridCol w:w="1224"/>
        <w:gridCol w:w="7795"/>
      </w:tblGrid>
      <w:tr w:rsidR="00830FBA" w14:paraId="711C7B1B" w14:textId="77777777" w:rsidTr="009B0A73">
        <w:trPr>
          <w:trHeight w:val="485"/>
        </w:trPr>
        <w:tc>
          <w:tcPr>
            <w:tcW w:w="1224" w:type="dxa"/>
            <w:tcBorders>
              <w:top w:val="single" w:sz="4" w:space="0" w:color="000000"/>
              <w:left w:val="single" w:sz="4" w:space="0" w:color="000000"/>
              <w:bottom w:val="single" w:sz="4" w:space="0" w:color="000000"/>
              <w:right w:val="single" w:sz="4" w:space="0" w:color="000000"/>
            </w:tcBorders>
          </w:tcPr>
          <w:p w14:paraId="58C5948A" w14:textId="77777777" w:rsidR="00830FBA" w:rsidRDefault="00830FBA" w:rsidP="009B0A73">
            <w:pPr>
              <w:jc w:val="both"/>
            </w:pPr>
            <w:r>
              <w:rPr>
                <w:b/>
                <w:sz w:val="24"/>
              </w:rPr>
              <w:t xml:space="preserve">API Name </w:t>
            </w:r>
          </w:p>
        </w:tc>
        <w:tc>
          <w:tcPr>
            <w:tcW w:w="7794" w:type="dxa"/>
            <w:tcBorders>
              <w:top w:val="single" w:sz="4" w:space="0" w:color="000000"/>
              <w:left w:val="single" w:sz="4" w:space="0" w:color="000000"/>
              <w:bottom w:val="single" w:sz="4" w:space="0" w:color="000000"/>
              <w:right w:val="single" w:sz="4" w:space="0" w:color="000000"/>
            </w:tcBorders>
          </w:tcPr>
          <w:p w14:paraId="2EE06201" w14:textId="77777777" w:rsidR="00830FBA" w:rsidRDefault="00830FBA" w:rsidP="009B0A73">
            <w:proofErr w:type="spellStart"/>
            <w:r>
              <w:rPr>
                <w:sz w:val="24"/>
              </w:rPr>
              <w:t>LoanReceipt</w:t>
            </w:r>
            <w:proofErr w:type="spellEnd"/>
            <w:r>
              <w:rPr>
                <w:sz w:val="24"/>
              </w:rPr>
              <w:t>/</w:t>
            </w:r>
            <w:proofErr w:type="spellStart"/>
            <w:r>
              <w:rPr>
                <w:sz w:val="24"/>
              </w:rPr>
              <w:t>SaveLoanReceipt</w:t>
            </w:r>
            <w:proofErr w:type="spellEnd"/>
            <w:r>
              <w:rPr>
                <w:sz w:val="24"/>
              </w:rPr>
              <w:t xml:space="preserve"> </w:t>
            </w:r>
          </w:p>
        </w:tc>
      </w:tr>
      <w:tr w:rsidR="00830FBA" w14:paraId="145DBA6B" w14:textId="77777777" w:rsidTr="009B0A73">
        <w:trPr>
          <w:trHeight w:val="487"/>
        </w:trPr>
        <w:tc>
          <w:tcPr>
            <w:tcW w:w="1224" w:type="dxa"/>
            <w:tcBorders>
              <w:top w:val="single" w:sz="4" w:space="0" w:color="000000"/>
              <w:left w:val="single" w:sz="4" w:space="0" w:color="000000"/>
              <w:bottom w:val="single" w:sz="4" w:space="0" w:color="000000"/>
              <w:right w:val="single" w:sz="4" w:space="0" w:color="000000"/>
            </w:tcBorders>
          </w:tcPr>
          <w:p w14:paraId="6CABA43B" w14:textId="77777777" w:rsidR="00830FBA" w:rsidRDefault="00830FBA" w:rsidP="009B0A73">
            <w:r>
              <w:rPr>
                <w:b/>
                <w:sz w:val="24"/>
              </w:rPr>
              <w:t xml:space="preserve">URL </w:t>
            </w:r>
          </w:p>
        </w:tc>
        <w:tc>
          <w:tcPr>
            <w:tcW w:w="7794" w:type="dxa"/>
            <w:tcBorders>
              <w:top w:val="single" w:sz="4" w:space="0" w:color="000000"/>
              <w:left w:val="single" w:sz="4" w:space="0" w:color="000000"/>
              <w:bottom w:val="single" w:sz="4" w:space="0" w:color="000000"/>
              <w:right w:val="single" w:sz="4" w:space="0" w:color="000000"/>
            </w:tcBorders>
          </w:tcPr>
          <w:p w14:paraId="0FC85B28" w14:textId="77777777" w:rsidR="00830FBA" w:rsidRDefault="00407E07" w:rsidP="009B0A73">
            <w:hyperlink r:id="rId27">
              <w:r w:rsidR="00830FBA">
                <w:rPr>
                  <w:color w:val="0563C1"/>
                  <w:sz w:val="24"/>
                  <w:u w:val="single" w:color="0563C1"/>
                </w:rPr>
                <w:t>http://xxxx/XXXX/VantageWebAPI/api/LoanReceipt/SaveLoanReceipt</w:t>
              </w:r>
            </w:hyperlink>
            <w:hyperlink r:id="rId28">
              <w:r w:rsidR="00830FBA">
                <w:rPr>
                  <w:sz w:val="2"/>
                </w:rPr>
                <w:t xml:space="preserve"> </w:t>
              </w:r>
            </w:hyperlink>
          </w:p>
        </w:tc>
      </w:tr>
      <w:tr w:rsidR="00830FBA" w14:paraId="0535FEE0" w14:textId="77777777" w:rsidTr="009B0A73">
        <w:trPr>
          <w:trHeight w:val="485"/>
        </w:trPr>
        <w:tc>
          <w:tcPr>
            <w:tcW w:w="1224" w:type="dxa"/>
            <w:tcBorders>
              <w:top w:val="single" w:sz="4" w:space="0" w:color="000000"/>
              <w:left w:val="single" w:sz="4" w:space="0" w:color="000000"/>
              <w:bottom w:val="single" w:sz="4" w:space="0" w:color="000000"/>
              <w:right w:val="single" w:sz="4" w:space="0" w:color="000000"/>
            </w:tcBorders>
          </w:tcPr>
          <w:p w14:paraId="6AC546C7" w14:textId="77777777" w:rsidR="00830FBA" w:rsidRDefault="00830FBA" w:rsidP="009B0A73">
            <w:r>
              <w:rPr>
                <w:b/>
                <w:sz w:val="24"/>
              </w:rPr>
              <w:t xml:space="preserve">Method </w:t>
            </w:r>
          </w:p>
        </w:tc>
        <w:tc>
          <w:tcPr>
            <w:tcW w:w="7794" w:type="dxa"/>
            <w:tcBorders>
              <w:top w:val="single" w:sz="4" w:space="0" w:color="000000"/>
              <w:left w:val="single" w:sz="4" w:space="0" w:color="000000"/>
              <w:bottom w:val="single" w:sz="4" w:space="0" w:color="000000"/>
              <w:right w:val="single" w:sz="4" w:space="0" w:color="000000"/>
            </w:tcBorders>
          </w:tcPr>
          <w:p w14:paraId="2D392B11" w14:textId="77777777" w:rsidR="00830FBA" w:rsidRDefault="00830FBA" w:rsidP="009B0A73">
            <w:r>
              <w:rPr>
                <w:sz w:val="24"/>
              </w:rPr>
              <w:t xml:space="preserve">POST </w:t>
            </w:r>
          </w:p>
        </w:tc>
      </w:tr>
    </w:tbl>
    <w:p w14:paraId="037F86BC" w14:textId="77777777" w:rsidR="00830FBA" w:rsidRDefault="00830FBA" w:rsidP="00830FBA">
      <w:pPr>
        <w:spacing w:after="162"/>
      </w:pPr>
      <w:r>
        <w:rPr>
          <w:sz w:val="24"/>
        </w:rPr>
        <w:t xml:space="preserve"> </w:t>
      </w:r>
    </w:p>
    <w:p w14:paraId="4E6085FB" w14:textId="77777777" w:rsidR="00830FBA" w:rsidRDefault="00830FBA" w:rsidP="00830FBA">
      <w:pPr>
        <w:spacing w:after="166" w:line="250" w:lineRule="auto"/>
        <w:ind w:left="10" w:right="4" w:hanging="10"/>
      </w:pPr>
      <w:r>
        <w:rPr>
          <w:sz w:val="24"/>
        </w:rPr>
        <w:t xml:space="preserve">HTTP headers are required to Authenticate the request.  The details required in http header is as follows. </w:t>
      </w:r>
    </w:p>
    <w:p w14:paraId="6800C40D" w14:textId="77777777" w:rsidR="00830FBA" w:rsidRDefault="00830FBA" w:rsidP="00830FBA">
      <w:r>
        <w:rPr>
          <w:sz w:val="24"/>
        </w:rPr>
        <w:t xml:space="preserve"> </w:t>
      </w:r>
    </w:p>
    <w:p w14:paraId="006E06B6" w14:textId="77777777" w:rsidR="00830FBA" w:rsidRDefault="00830FBA" w:rsidP="00830FBA">
      <w:r>
        <w:rPr>
          <w:sz w:val="24"/>
        </w:rPr>
        <w:t xml:space="preserve"> </w:t>
      </w:r>
    </w:p>
    <w:tbl>
      <w:tblPr>
        <w:tblStyle w:val="TableGrid0"/>
        <w:tblW w:w="10522" w:type="dxa"/>
        <w:tblInd w:w="5" w:type="dxa"/>
        <w:tblCellMar>
          <w:top w:w="53" w:type="dxa"/>
          <w:left w:w="108" w:type="dxa"/>
          <w:right w:w="115" w:type="dxa"/>
        </w:tblCellMar>
        <w:tblLook w:val="04A0" w:firstRow="1" w:lastRow="0" w:firstColumn="1" w:lastColumn="0" w:noHBand="0" w:noVBand="1"/>
      </w:tblPr>
      <w:tblGrid>
        <w:gridCol w:w="1400"/>
        <w:gridCol w:w="9122"/>
      </w:tblGrid>
      <w:tr w:rsidR="00830FBA" w14:paraId="0DE57A8B" w14:textId="77777777" w:rsidTr="009B0A73">
        <w:trPr>
          <w:trHeight w:val="488"/>
        </w:trPr>
        <w:tc>
          <w:tcPr>
            <w:tcW w:w="1400" w:type="dxa"/>
            <w:tcBorders>
              <w:top w:val="single" w:sz="4" w:space="0" w:color="000000"/>
              <w:left w:val="single" w:sz="4" w:space="0" w:color="000000"/>
              <w:bottom w:val="single" w:sz="4" w:space="0" w:color="000000"/>
              <w:right w:val="single" w:sz="4" w:space="0" w:color="000000"/>
            </w:tcBorders>
          </w:tcPr>
          <w:p w14:paraId="18041B62" w14:textId="77777777" w:rsidR="00830FBA" w:rsidRDefault="00830FBA" w:rsidP="009B0A73">
            <w:proofErr w:type="spellStart"/>
            <w:r>
              <w:rPr>
                <w:b/>
                <w:sz w:val="24"/>
              </w:rPr>
              <w:t>UserID</w:t>
            </w:r>
            <w:proofErr w:type="spellEnd"/>
            <w:r>
              <w:rPr>
                <w:b/>
                <w:sz w:val="24"/>
              </w:rPr>
              <w:t xml:space="preserve"> </w:t>
            </w:r>
          </w:p>
        </w:tc>
        <w:tc>
          <w:tcPr>
            <w:tcW w:w="9122" w:type="dxa"/>
            <w:tcBorders>
              <w:top w:val="single" w:sz="4" w:space="0" w:color="000000"/>
              <w:left w:val="single" w:sz="4" w:space="0" w:color="000000"/>
              <w:bottom w:val="single" w:sz="4" w:space="0" w:color="000000"/>
              <w:right w:val="single" w:sz="4" w:space="0" w:color="000000"/>
            </w:tcBorders>
          </w:tcPr>
          <w:p w14:paraId="709B38F8" w14:textId="77777777" w:rsidR="00830FBA" w:rsidRDefault="00830FBA" w:rsidP="009B0A73">
            <w:proofErr w:type="spellStart"/>
            <w:r>
              <w:rPr>
                <w:sz w:val="24"/>
              </w:rPr>
              <w:t>MilesAPI</w:t>
            </w:r>
            <w:proofErr w:type="spellEnd"/>
            <w:r>
              <w:rPr>
                <w:sz w:val="24"/>
              </w:rPr>
              <w:t xml:space="preserve"> </w:t>
            </w:r>
          </w:p>
        </w:tc>
      </w:tr>
      <w:tr w:rsidR="00830FBA" w14:paraId="7FE0EF0A" w14:textId="77777777" w:rsidTr="009B0A73">
        <w:trPr>
          <w:trHeight w:val="487"/>
        </w:trPr>
        <w:tc>
          <w:tcPr>
            <w:tcW w:w="1400" w:type="dxa"/>
            <w:tcBorders>
              <w:top w:val="single" w:sz="4" w:space="0" w:color="000000"/>
              <w:left w:val="single" w:sz="4" w:space="0" w:color="000000"/>
              <w:bottom w:val="single" w:sz="4" w:space="0" w:color="000000"/>
              <w:right w:val="single" w:sz="4" w:space="0" w:color="000000"/>
            </w:tcBorders>
          </w:tcPr>
          <w:p w14:paraId="379AECB4" w14:textId="77777777" w:rsidR="00830FBA" w:rsidRDefault="00830FBA" w:rsidP="009B0A73">
            <w:r>
              <w:rPr>
                <w:b/>
                <w:sz w:val="24"/>
              </w:rPr>
              <w:lastRenderedPageBreak/>
              <w:t xml:space="preserve">Password </w:t>
            </w:r>
          </w:p>
        </w:tc>
        <w:tc>
          <w:tcPr>
            <w:tcW w:w="9122" w:type="dxa"/>
            <w:tcBorders>
              <w:top w:val="single" w:sz="4" w:space="0" w:color="000000"/>
              <w:left w:val="single" w:sz="4" w:space="0" w:color="000000"/>
              <w:bottom w:val="single" w:sz="4" w:space="0" w:color="000000"/>
              <w:right w:val="single" w:sz="4" w:space="0" w:color="000000"/>
            </w:tcBorders>
          </w:tcPr>
          <w:p w14:paraId="4D7796CC" w14:textId="77777777" w:rsidR="00830FBA" w:rsidRDefault="00830FBA" w:rsidP="009B0A73">
            <w:r>
              <w:rPr>
                <w:sz w:val="24"/>
              </w:rPr>
              <w:t xml:space="preserve">deSY7NgwSjl5yqKrK0sNJg== </w:t>
            </w:r>
          </w:p>
        </w:tc>
      </w:tr>
      <w:tr w:rsidR="00830FBA" w14:paraId="243CFBD5" w14:textId="77777777" w:rsidTr="009B0A73">
        <w:trPr>
          <w:trHeight w:val="802"/>
        </w:trPr>
        <w:tc>
          <w:tcPr>
            <w:tcW w:w="1400" w:type="dxa"/>
            <w:tcBorders>
              <w:top w:val="single" w:sz="4" w:space="0" w:color="000000"/>
              <w:left w:val="single" w:sz="4" w:space="0" w:color="000000"/>
              <w:bottom w:val="single" w:sz="4" w:space="0" w:color="000000"/>
              <w:right w:val="single" w:sz="4" w:space="0" w:color="000000"/>
            </w:tcBorders>
          </w:tcPr>
          <w:p w14:paraId="733F5827" w14:textId="77777777" w:rsidR="00830FBA" w:rsidRDefault="00830FBA" w:rsidP="009B0A73">
            <w:r>
              <w:rPr>
                <w:b/>
                <w:sz w:val="24"/>
              </w:rPr>
              <w:t>Content-</w:t>
            </w:r>
          </w:p>
          <w:p w14:paraId="6025C461" w14:textId="77777777" w:rsidR="00830FBA" w:rsidRDefault="00830FBA" w:rsidP="009B0A73">
            <w:r>
              <w:rPr>
                <w:b/>
                <w:sz w:val="24"/>
              </w:rPr>
              <w:t xml:space="preserve">Type </w:t>
            </w:r>
          </w:p>
        </w:tc>
        <w:tc>
          <w:tcPr>
            <w:tcW w:w="9122" w:type="dxa"/>
            <w:tcBorders>
              <w:top w:val="single" w:sz="4" w:space="0" w:color="000000"/>
              <w:left w:val="single" w:sz="4" w:space="0" w:color="000000"/>
              <w:bottom w:val="single" w:sz="4" w:space="0" w:color="000000"/>
              <w:right w:val="single" w:sz="4" w:space="0" w:color="000000"/>
            </w:tcBorders>
          </w:tcPr>
          <w:p w14:paraId="23EBB2F4" w14:textId="77777777" w:rsidR="00830FBA" w:rsidRDefault="00830FBA" w:rsidP="009B0A73">
            <w:r>
              <w:rPr>
                <w:sz w:val="24"/>
              </w:rPr>
              <w:t xml:space="preserve">application/json </w:t>
            </w:r>
          </w:p>
        </w:tc>
      </w:tr>
    </w:tbl>
    <w:p w14:paraId="5295CEE7" w14:textId="1E77C20C" w:rsidR="00830FBA" w:rsidRDefault="00830FBA" w:rsidP="00830FBA">
      <w:pPr>
        <w:spacing w:after="195"/>
        <w:rPr>
          <w:sz w:val="24"/>
        </w:rPr>
      </w:pPr>
      <w:r>
        <w:rPr>
          <w:sz w:val="24"/>
        </w:rPr>
        <w:t xml:space="preserve"> </w:t>
      </w:r>
    </w:p>
    <w:p w14:paraId="735C1628" w14:textId="44F0A6E1" w:rsidR="00833714" w:rsidRDefault="00833714" w:rsidP="00830FBA">
      <w:pPr>
        <w:spacing w:after="195"/>
        <w:rPr>
          <w:sz w:val="24"/>
        </w:rPr>
      </w:pPr>
      <w:r>
        <w:rPr>
          <w:sz w:val="24"/>
        </w:rPr>
        <w:t>Please refer below the screenshot for loan receipt screen</w:t>
      </w:r>
    </w:p>
    <w:p w14:paraId="4DB8E945" w14:textId="4967180E" w:rsidR="006873DF" w:rsidRDefault="00833714" w:rsidP="00830FBA">
      <w:pPr>
        <w:spacing w:after="195"/>
        <w:rPr>
          <w:sz w:val="24"/>
        </w:rPr>
      </w:pPr>
      <w:r>
        <w:rPr>
          <w:noProof/>
        </w:rPr>
        <w:drawing>
          <wp:inline distT="0" distB="0" distL="0" distR="0" wp14:anchorId="2E6451EF" wp14:editId="59A80335">
            <wp:extent cx="5143764" cy="3251367"/>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143764" cy="3251367"/>
                    </a:xfrm>
                    <a:prstGeom prst="rect">
                      <a:avLst/>
                    </a:prstGeom>
                  </pic:spPr>
                </pic:pic>
              </a:graphicData>
            </a:graphic>
          </wp:inline>
        </w:drawing>
      </w:r>
    </w:p>
    <w:p w14:paraId="7044229E" w14:textId="4DE00C3E" w:rsidR="006873DF" w:rsidRPr="00F5338E" w:rsidRDefault="00DF53D1" w:rsidP="006873DF">
      <w:pPr>
        <w:spacing w:after="195"/>
      </w:pPr>
      <w:r>
        <w:t xml:space="preserve">Enhancement </w:t>
      </w:r>
    </w:p>
    <w:tbl>
      <w:tblPr>
        <w:tblStyle w:val="TableGrid"/>
        <w:tblW w:w="0" w:type="auto"/>
        <w:tblLook w:val="04A0" w:firstRow="1" w:lastRow="0" w:firstColumn="1" w:lastColumn="0" w:noHBand="0" w:noVBand="1"/>
      </w:tblPr>
      <w:tblGrid>
        <w:gridCol w:w="10790"/>
      </w:tblGrid>
      <w:tr w:rsidR="006873DF" w14:paraId="3A898796" w14:textId="77777777" w:rsidTr="00A31550">
        <w:tc>
          <w:tcPr>
            <w:tcW w:w="10790" w:type="dxa"/>
          </w:tcPr>
          <w:p w14:paraId="00F10CED" w14:textId="77777777" w:rsidR="006873DF" w:rsidRPr="006873DF" w:rsidRDefault="006873DF" w:rsidP="00A31550">
            <w:pPr>
              <w:pStyle w:val="ListParagraph"/>
              <w:numPr>
                <w:ilvl w:val="0"/>
                <w:numId w:val="34"/>
              </w:numPr>
              <w:spacing w:after="195"/>
              <w:rPr>
                <w:sz w:val="24"/>
              </w:rPr>
            </w:pPr>
            <w:r w:rsidRPr="006873DF">
              <w:rPr>
                <w:rFonts w:cs="Segoe UI"/>
                <w:lang w:val="en-IN" w:eastAsia="en-IN"/>
              </w:rPr>
              <w:t>The "Transaction Type" key parameter will be non-mandatory and will accept two values:</w:t>
            </w:r>
          </w:p>
        </w:tc>
      </w:tr>
      <w:tr w:rsidR="006873DF" w14:paraId="6B77CF3F" w14:textId="77777777" w:rsidTr="00A31550">
        <w:tc>
          <w:tcPr>
            <w:tcW w:w="10790" w:type="dxa"/>
          </w:tcPr>
          <w:p w14:paraId="492354C4" w14:textId="77777777" w:rsidR="006873DF" w:rsidRPr="006873DF" w:rsidRDefault="006873DF" w:rsidP="00A31550">
            <w:pPr>
              <w:pStyle w:val="ListParagraph"/>
              <w:numPr>
                <w:ilvl w:val="0"/>
                <w:numId w:val="34"/>
              </w:numPr>
              <w:spacing w:after="195"/>
              <w:rPr>
                <w:sz w:val="24"/>
              </w:rPr>
            </w:pPr>
            <w:proofErr w:type="spellStart"/>
            <w:r w:rsidRPr="006873DF">
              <w:rPr>
                <w:rFonts w:cs="Segoe UI"/>
                <w:lang w:val="en-IN" w:eastAsia="en-IN"/>
              </w:rPr>
              <w:t>i</w:t>
            </w:r>
            <w:proofErr w:type="spellEnd"/>
            <w:r w:rsidRPr="006873DF">
              <w:rPr>
                <w:rFonts w:cs="Segoe UI"/>
                <w:lang w:val="en-IN" w:eastAsia="en-IN"/>
              </w:rPr>
              <w:t>)Receipt Posting ii) Manual Posting</w:t>
            </w:r>
          </w:p>
        </w:tc>
      </w:tr>
      <w:tr w:rsidR="006873DF" w14:paraId="0C749D05" w14:textId="77777777" w:rsidTr="00A31550">
        <w:tc>
          <w:tcPr>
            <w:tcW w:w="10790" w:type="dxa"/>
          </w:tcPr>
          <w:p w14:paraId="6E56A13D" w14:textId="77777777" w:rsidR="006873DF" w:rsidRPr="006873DF" w:rsidRDefault="006873DF" w:rsidP="00A31550">
            <w:pPr>
              <w:pStyle w:val="ListParagraph"/>
              <w:numPr>
                <w:ilvl w:val="0"/>
                <w:numId w:val="34"/>
              </w:numPr>
              <w:spacing w:after="195"/>
              <w:rPr>
                <w:sz w:val="24"/>
              </w:rPr>
            </w:pPr>
            <w:r w:rsidRPr="006873DF">
              <w:rPr>
                <w:rFonts w:cs="Segoe UI"/>
                <w:lang w:val="en-IN" w:eastAsia="en-IN"/>
              </w:rPr>
              <w:t>If the "Transaction Type" is passed as blank, it will still be considered as a receipt</w:t>
            </w:r>
          </w:p>
        </w:tc>
      </w:tr>
      <w:tr w:rsidR="006873DF" w14:paraId="71FACA1A" w14:textId="77777777" w:rsidTr="00A31550">
        <w:tc>
          <w:tcPr>
            <w:tcW w:w="10790" w:type="dxa"/>
          </w:tcPr>
          <w:p w14:paraId="70B88608" w14:textId="77777777" w:rsidR="006873DF" w:rsidRPr="006873DF" w:rsidRDefault="006873DF" w:rsidP="00A31550">
            <w:pPr>
              <w:pStyle w:val="ListParagraph"/>
              <w:numPr>
                <w:ilvl w:val="0"/>
                <w:numId w:val="34"/>
              </w:numPr>
              <w:spacing w:after="195"/>
              <w:rPr>
                <w:sz w:val="24"/>
              </w:rPr>
            </w:pPr>
            <w:r w:rsidRPr="006873DF">
              <w:rPr>
                <w:rFonts w:cs="Segoe UI"/>
                <w:lang w:val="en-IN" w:eastAsia="en-IN"/>
              </w:rPr>
              <w:t>If the "Transaction Type" is set to Receipt Posting, it will be treated as a receipt posting.</w:t>
            </w:r>
          </w:p>
        </w:tc>
      </w:tr>
      <w:tr w:rsidR="006873DF" w14:paraId="4D73FB80" w14:textId="77777777" w:rsidTr="00A31550">
        <w:tc>
          <w:tcPr>
            <w:tcW w:w="10790" w:type="dxa"/>
          </w:tcPr>
          <w:p w14:paraId="3D28488C" w14:textId="77777777" w:rsidR="006873DF" w:rsidRPr="006873DF" w:rsidRDefault="006873DF" w:rsidP="00A31550">
            <w:pPr>
              <w:pStyle w:val="ListParagraph"/>
              <w:numPr>
                <w:ilvl w:val="0"/>
                <w:numId w:val="34"/>
              </w:numPr>
              <w:spacing w:after="195"/>
              <w:rPr>
                <w:sz w:val="24"/>
              </w:rPr>
            </w:pPr>
            <w:r w:rsidRPr="006873DF">
              <w:rPr>
                <w:rFonts w:cs="Segoe UI"/>
                <w:lang w:val="en-IN" w:eastAsia="en-IN"/>
              </w:rPr>
              <w:t>For Manual Posting, only the "Loan Schedule" field will be mandatory; other key fields should be left blank.</w:t>
            </w:r>
          </w:p>
        </w:tc>
      </w:tr>
      <w:tr w:rsidR="006873DF" w14:paraId="6B9C7E2A" w14:textId="77777777" w:rsidTr="00A31550">
        <w:tc>
          <w:tcPr>
            <w:tcW w:w="10790" w:type="dxa"/>
          </w:tcPr>
          <w:p w14:paraId="758432C4" w14:textId="77777777" w:rsidR="006873DF" w:rsidRPr="006873DF" w:rsidRDefault="006873DF" w:rsidP="00A31550">
            <w:pPr>
              <w:pStyle w:val="ListParagraph"/>
              <w:numPr>
                <w:ilvl w:val="0"/>
                <w:numId w:val="34"/>
              </w:numPr>
              <w:spacing w:after="195"/>
              <w:rPr>
                <w:sz w:val="24"/>
              </w:rPr>
            </w:pPr>
            <w:r w:rsidRPr="006873DF">
              <w:rPr>
                <w:rFonts w:cs="Segoe UI"/>
                <w:lang w:val="en-IN" w:eastAsia="en-IN"/>
              </w:rPr>
              <w:t>If the accrued interest is zero, a validation message should appear stating: "There is no accrued interest for posting.</w:t>
            </w:r>
          </w:p>
        </w:tc>
      </w:tr>
    </w:tbl>
    <w:p w14:paraId="34AEC08D" w14:textId="2742872F" w:rsidR="00DF53D1" w:rsidRDefault="00DF53D1" w:rsidP="00830FBA">
      <w:pPr>
        <w:spacing w:after="195"/>
      </w:pPr>
    </w:p>
    <w:p w14:paraId="3E48D5B0" w14:textId="0B3AA2F2" w:rsidR="00F5338E" w:rsidRDefault="00F5338E" w:rsidP="00830FBA">
      <w:pPr>
        <w:spacing w:after="195"/>
      </w:pPr>
    </w:p>
    <w:p w14:paraId="6389E7DE" w14:textId="164E6F63" w:rsidR="00F5338E" w:rsidRDefault="00F5338E" w:rsidP="00830FBA">
      <w:pPr>
        <w:spacing w:after="195"/>
      </w:pPr>
    </w:p>
    <w:p w14:paraId="5A13E009" w14:textId="77777777" w:rsidR="00F5338E" w:rsidRDefault="00F5338E" w:rsidP="00830FBA">
      <w:pPr>
        <w:spacing w:after="195"/>
      </w:pPr>
    </w:p>
    <w:p w14:paraId="582F5A6B" w14:textId="0C9252E7" w:rsidR="00830FBA" w:rsidRDefault="00830FBA" w:rsidP="00DF6C8E">
      <w:pPr>
        <w:pStyle w:val="Heading2"/>
      </w:pPr>
      <w:bookmarkStart w:id="127" w:name="_Toc188379684"/>
      <w:bookmarkStart w:id="128" w:name="_Toc1007267"/>
      <w:r w:rsidRPr="00DF6C8E">
        <w:lastRenderedPageBreak/>
        <w:t>1</w:t>
      </w:r>
      <w:r w:rsidR="00427A52" w:rsidRPr="00DF6C8E">
        <w:t>0</w:t>
      </w:r>
      <w:r w:rsidRPr="00DF6C8E">
        <w:t>.1. Sample JSON Request</w:t>
      </w:r>
      <w:bookmarkEnd w:id="127"/>
      <w:r w:rsidRPr="00DF6C8E">
        <w:t xml:space="preserve">  </w:t>
      </w:r>
      <w:bookmarkEnd w:id="128"/>
    </w:p>
    <w:p w14:paraId="6483188B" w14:textId="77777777" w:rsidR="00D2760D" w:rsidRPr="00D2760D" w:rsidRDefault="00D2760D" w:rsidP="00D2760D"/>
    <w:p w14:paraId="256D139E" w14:textId="77777777" w:rsidR="00D2760D" w:rsidRPr="0027508D" w:rsidRDefault="00D2760D" w:rsidP="00D2760D">
      <w:r>
        <w:t>Refer below sample JSON request</w:t>
      </w:r>
    </w:p>
    <w:p w14:paraId="0D9843C8" w14:textId="77777777" w:rsidR="00D2760D" w:rsidRPr="00D2760D" w:rsidRDefault="00D2760D" w:rsidP="00D2760D"/>
    <w:tbl>
      <w:tblPr>
        <w:tblStyle w:val="TableGrid"/>
        <w:tblW w:w="0" w:type="auto"/>
        <w:tblLook w:val="04A0" w:firstRow="1" w:lastRow="0" w:firstColumn="1" w:lastColumn="0" w:noHBand="0" w:noVBand="1"/>
      </w:tblPr>
      <w:tblGrid>
        <w:gridCol w:w="10790"/>
      </w:tblGrid>
      <w:tr w:rsidR="00EA6855" w14:paraId="6A03927A" w14:textId="77777777" w:rsidTr="00EA6855">
        <w:tc>
          <w:tcPr>
            <w:tcW w:w="10790" w:type="dxa"/>
          </w:tcPr>
          <w:p w14:paraId="25FA326D" w14:textId="77777777" w:rsidR="00EA6855" w:rsidRDefault="00EA6855" w:rsidP="00EA6855">
            <w:pPr>
              <w:rPr>
                <w:lang w:val="en-IN"/>
              </w:rPr>
            </w:pPr>
            <w:r>
              <w:t>[</w:t>
            </w:r>
          </w:p>
          <w:p w14:paraId="0A6D3360" w14:textId="78DA180C" w:rsidR="00EA6855" w:rsidRDefault="00EA6855" w:rsidP="00EA6855">
            <w:r>
              <w:t>    {</w:t>
            </w:r>
          </w:p>
          <w:p w14:paraId="61D976A0" w14:textId="2812E387" w:rsidR="00EA6855" w:rsidRDefault="00EA6855" w:rsidP="00EA6855">
            <w:r>
              <w:t xml:space="preserve">   </w:t>
            </w:r>
            <w:del w:id="129" w:author="Aman Shegokar" w:date="2025-03-26T11:06:00Z">
              <w:r w:rsidDel="002358F5">
                <w:delText xml:space="preserve">   </w:delText>
              </w:r>
            </w:del>
            <w:r>
              <w:t>"</w:t>
            </w:r>
            <w:proofErr w:type="spellStart"/>
            <w:r>
              <w:t>TransactionType</w:t>
            </w:r>
            <w:proofErr w:type="spellEnd"/>
            <w:r>
              <w:t xml:space="preserve"> ": "</w:t>
            </w:r>
            <w:r w:rsidR="002358F5">
              <w:t>Receipt</w:t>
            </w:r>
            <w:r>
              <w:t>",</w:t>
            </w:r>
          </w:p>
          <w:p w14:paraId="1A58B10F" w14:textId="77777777" w:rsidR="00EA6855" w:rsidRDefault="00EA6855" w:rsidP="00EA6855">
            <w:r>
              <w:t>    "</w:t>
            </w:r>
            <w:proofErr w:type="spellStart"/>
            <w:r>
              <w:t>LoanScheduleNo</w:t>
            </w:r>
            <w:proofErr w:type="spellEnd"/>
            <w:r>
              <w:t>": "114455",</w:t>
            </w:r>
          </w:p>
          <w:p w14:paraId="578D555A" w14:textId="77777777" w:rsidR="00EA6855" w:rsidRDefault="00EA6855" w:rsidP="00EA6855">
            <w:r>
              <w:t>    "</w:t>
            </w:r>
            <w:proofErr w:type="spellStart"/>
            <w:r>
              <w:t>NBFCBankAccountName</w:t>
            </w:r>
            <w:proofErr w:type="spellEnd"/>
            <w:r>
              <w:t>": "HDFC BANK - BILLDESK CONTROL ACCOUNT - 164051",</w:t>
            </w:r>
          </w:p>
          <w:p w14:paraId="641053C8" w14:textId="77777777" w:rsidR="00EA6855" w:rsidRDefault="00EA6855" w:rsidP="00EA6855">
            <w:r>
              <w:t>    "</w:t>
            </w:r>
            <w:proofErr w:type="spellStart"/>
            <w:r>
              <w:t>NBFCBankAccountNo</w:t>
            </w:r>
            <w:proofErr w:type="spellEnd"/>
            <w:r>
              <w:t>": "164051",</w:t>
            </w:r>
          </w:p>
          <w:p w14:paraId="616B03AF" w14:textId="77777777" w:rsidR="00EA6855" w:rsidRDefault="00EA6855" w:rsidP="00EA6855">
            <w:r>
              <w:t>    "</w:t>
            </w:r>
            <w:proofErr w:type="spellStart"/>
            <w:r>
              <w:t>ReceiptAmount</w:t>
            </w:r>
            <w:proofErr w:type="spellEnd"/>
            <w:r>
              <w:t>": "2000",</w:t>
            </w:r>
          </w:p>
          <w:p w14:paraId="61793D38" w14:textId="77777777" w:rsidR="00EA6855" w:rsidRDefault="00EA6855" w:rsidP="00EA6855">
            <w:r>
              <w:t>    "</w:t>
            </w:r>
            <w:proofErr w:type="spellStart"/>
            <w:r>
              <w:t>ReceiptDate</w:t>
            </w:r>
            <w:proofErr w:type="spellEnd"/>
            <w:r>
              <w:t>": "2024-07-08",</w:t>
            </w:r>
          </w:p>
          <w:p w14:paraId="032E75B9" w14:textId="77777777" w:rsidR="00EA6855" w:rsidRDefault="00EA6855" w:rsidP="00EA6855">
            <w:r>
              <w:t>    "</w:t>
            </w:r>
            <w:proofErr w:type="spellStart"/>
            <w:r>
              <w:t>ReceiptMode</w:t>
            </w:r>
            <w:proofErr w:type="spellEnd"/>
            <w:r>
              <w:t>": "R",</w:t>
            </w:r>
          </w:p>
          <w:p w14:paraId="2866EEA9" w14:textId="77777777" w:rsidR="00EA6855" w:rsidRDefault="00EA6855" w:rsidP="00EA6855">
            <w:r>
              <w:t>    "</w:t>
            </w:r>
            <w:proofErr w:type="spellStart"/>
            <w:r>
              <w:t>ReceiptValueDate</w:t>
            </w:r>
            <w:proofErr w:type="spellEnd"/>
            <w:r>
              <w:t>": "2024-07-08",</w:t>
            </w:r>
          </w:p>
          <w:p w14:paraId="0FDE8292" w14:textId="77777777" w:rsidR="00EA6855" w:rsidRDefault="00EA6855" w:rsidP="00EA6855">
            <w:r>
              <w:t>    "</w:t>
            </w:r>
            <w:proofErr w:type="spellStart"/>
            <w:r>
              <w:t>RefNo</w:t>
            </w:r>
            <w:proofErr w:type="spellEnd"/>
            <w:r>
              <w:t>": "870662499131539",</w:t>
            </w:r>
          </w:p>
          <w:p w14:paraId="6643D5DB" w14:textId="4F8994E6" w:rsidR="00EA6855" w:rsidRDefault="00EA6855" w:rsidP="00EA6855">
            <w:r>
              <w:t>    "</w:t>
            </w:r>
            <w:proofErr w:type="spellStart"/>
            <w:r>
              <w:t>UniqueRecordID</w:t>
            </w:r>
            <w:proofErr w:type="spellEnd"/>
            <w:r>
              <w:t>": "551627211"</w:t>
            </w:r>
          </w:p>
          <w:p w14:paraId="537022F3" w14:textId="77777777" w:rsidR="00EA6855" w:rsidRDefault="00EA6855" w:rsidP="00EA6855">
            <w:r>
              <w:t>}</w:t>
            </w:r>
          </w:p>
          <w:p w14:paraId="0FF9AFCD" w14:textId="77777777" w:rsidR="00EA6855" w:rsidRDefault="00EA6855" w:rsidP="00EA6855">
            <w:r>
              <w:t>]</w:t>
            </w:r>
          </w:p>
          <w:p w14:paraId="48CFE150" w14:textId="77777777" w:rsidR="00EA6855" w:rsidRDefault="00EA6855" w:rsidP="00830FBA"/>
        </w:tc>
      </w:tr>
    </w:tbl>
    <w:p w14:paraId="202C009E" w14:textId="10FE1B75" w:rsidR="00830FBA" w:rsidRDefault="00830FBA" w:rsidP="00830FBA"/>
    <w:p w14:paraId="53206D3D" w14:textId="64966492" w:rsidR="00830FBA" w:rsidRDefault="00830FBA" w:rsidP="00DF6C8E">
      <w:pPr>
        <w:pStyle w:val="Heading2"/>
      </w:pPr>
      <w:bookmarkStart w:id="130" w:name="_Toc188379685"/>
      <w:bookmarkStart w:id="131" w:name="_Toc1007268"/>
      <w:r w:rsidRPr="00DF6C8E">
        <w:t>1</w:t>
      </w:r>
      <w:r w:rsidR="00427A52" w:rsidRPr="00DF6C8E">
        <w:t>0</w:t>
      </w:r>
      <w:r w:rsidRPr="00DF6C8E">
        <w:t>.2. Sample JSON Request Specification details</w:t>
      </w:r>
      <w:bookmarkEnd w:id="130"/>
      <w:r w:rsidRPr="00DF6C8E">
        <w:t xml:space="preserve"> </w:t>
      </w:r>
      <w:bookmarkEnd w:id="131"/>
    </w:p>
    <w:p w14:paraId="789D1C83" w14:textId="77777777" w:rsidR="00D2760D" w:rsidRPr="00D2760D" w:rsidRDefault="00D2760D" w:rsidP="00D2760D"/>
    <w:p w14:paraId="620FA0A2" w14:textId="77777777" w:rsidR="00D2760D" w:rsidRPr="00D46082" w:rsidRDefault="00830FBA" w:rsidP="00D2760D">
      <w:r>
        <w:rPr>
          <w:sz w:val="24"/>
        </w:rPr>
        <w:t xml:space="preserve"> </w:t>
      </w:r>
      <w:r w:rsidR="00D2760D">
        <w:t xml:space="preserve">Refer below table for the field specification </w:t>
      </w:r>
    </w:p>
    <w:p w14:paraId="1E0B8DB6" w14:textId="77777777" w:rsidR="00830FBA" w:rsidRDefault="00830FBA" w:rsidP="00830FBA"/>
    <w:tbl>
      <w:tblPr>
        <w:tblStyle w:val="TableGrid0"/>
        <w:tblW w:w="10790" w:type="dxa"/>
        <w:tblInd w:w="6" w:type="dxa"/>
        <w:tblCellMar>
          <w:top w:w="48" w:type="dxa"/>
          <w:left w:w="107" w:type="dxa"/>
          <w:right w:w="61" w:type="dxa"/>
        </w:tblCellMar>
        <w:tblLook w:val="04A0" w:firstRow="1" w:lastRow="0" w:firstColumn="1" w:lastColumn="0" w:noHBand="0" w:noVBand="1"/>
      </w:tblPr>
      <w:tblGrid>
        <w:gridCol w:w="2643"/>
        <w:gridCol w:w="1654"/>
        <w:gridCol w:w="1647"/>
        <w:gridCol w:w="4846"/>
      </w:tblGrid>
      <w:tr w:rsidR="00830FBA" w14:paraId="5A97B43E" w14:textId="77777777" w:rsidTr="00FE4F54">
        <w:trPr>
          <w:trHeight w:val="593"/>
        </w:trPr>
        <w:tc>
          <w:tcPr>
            <w:tcW w:w="2643" w:type="dxa"/>
            <w:tcBorders>
              <w:top w:val="single" w:sz="4" w:space="0" w:color="000000"/>
              <w:left w:val="single" w:sz="4" w:space="0" w:color="000000"/>
              <w:bottom w:val="single" w:sz="4" w:space="0" w:color="000000"/>
              <w:right w:val="single" w:sz="4" w:space="0" w:color="000000"/>
            </w:tcBorders>
            <w:shd w:val="clear" w:color="auto" w:fill="F4B084"/>
            <w:vAlign w:val="center"/>
          </w:tcPr>
          <w:p w14:paraId="3C483CB5" w14:textId="77777777" w:rsidR="00830FBA" w:rsidRDefault="00830FBA" w:rsidP="009B0A73">
            <w:proofErr w:type="spellStart"/>
            <w:r>
              <w:rPr>
                <w:b/>
                <w:sz w:val="24"/>
              </w:rPr>
              <w:t>FieldName</w:t>
            </w:r>
            <w:proofErr w:type="spellEnd"/>
            <w:r>
              <w:rPr>
                <w:b/>
                <w:sz w:val="24"/>
              </w:rPr>
              <w:t xml:space="preserve"> </w:t>
            </w:r>
          </w:p>
        </w:tc>
        <w:tc>
          <w:tcPr>
            <w:tcW w:w="1654" w:type="dxa"/>
            <w:tcBorders>
              <w:top w:val="single" w:sz="4" w:space="0" w:color="000000"/>
              <w:left w:val="single" w:sz="4" w:space="0" w:color="000000"/>
              <w:bottom w:val="single" w:sz="4" w:space="0" w:color="000000"/>
              <w:right w:val="single" w:sz="4" w:space="0" w:color="000000"/>
            </w:tcBorders>
            <w:shd w:val="clear" w:color="auto" w:fill="F4B084"/>
          </w:tcPr>
          <w:p w14:paraId="3A4DD16F" w14:textId="77777777" w:rsidR="00830FBA" w:rsidRDefault="00830FBA" w:rsidP="009B0A73">
            <w:pPr>
              <w:ind w:left="3"/>
            </w:pPr>
            <w:proofErr w:type="spellStart"/>
            <w:proofErr w:type="gramStart"/>
            <w:r>
              <w:rPr>
                <w:b/>
                <w:sz w:val="24"/>
              </w:rPr>
              <w:t>DataType</w:t>
            </w:r>
            <w:proofErr w:type="spellEnd"/>
            <w:r>
              <w:rPr>
                <w:b/>
                <w:sz w:val="24"/>
              </w:rPr>
              <w:t>(</w:t>
            </w:r>
            <w:proofErr w:type="gramEnd"/>
            <w:r>
              <w:rPr>
                <w:b/>
                <w:sz w:val="24"/>
              </w:rPr>
              <w:t>Len</w:t>
            </w:r>
          </w:p>
          <w:p w14:paraId="56685575" w14:textId="77777777" w:rsidR="00830FBA" w:rsidRDefault="00830FBA" w:rsidP="009B0A73">
            <w:pPr>
              <w:ind w:left="3"/>
            </w:pPr>
            <w:r>
              <w:rPr>
                <w:b/>
                <w:sz w:val="24"/>
              </w:rPr>
              <w:t xml:space="preserve">) </w:t>
            </w:r>
          </w:p>
        </w:tc>
        <w:tc>
          <w:tcPr>
            <w:tcW w:w="1647" w:type="dxa"/>
            <w:tcBorders>
              <w:top w:val="single" w:sz="4" w:space="0" w:color="000000"/>
              <w:left w:val="single" w:sz="4" w:space="0" w:color="000000"/>
              <w:bottom w:val="single" w:sz="4" w:space="0" w:color="000000"/>
              <w:right w:val="single" w:sz="4" w:space="0" w:color="000000"/>
            </w:tcBorders>
            <w:shd w:val="clear" w:color="auto" w:fill="F4B084"/>
          </w:tcPr>
          <w:p w14:paraId="7BA343F0" w14:textId="77777777" w:rsidR="00830FBA" w:rsidRDefault="00830FBA" w:rsidP="009B0A73">
            <w:pPr>
              <w:ind w:left="2"/>
            </w:pPr>
            <w:r>
              <w:rPr>
                <w:b/>
                <w:sz w:val="24"/>
              </w:rPr>
              <w:t xml:space="preserve">Mandatory (Yes/No/CM) </w:t>
            </w:r>
          </w:p>
        </w:tc>
        <w:tc>
          <w:tcPr>
            <w:tcW w:w="4846" w:type="dxa"/>
            <w:tcBorders>
              <w:top w:val="single" w:sz="4" w:space="0" w:color="000000"/>
              <w:left w:val="single" w:sz="4" w:space="0" w:color="000000"/>
              <w:bottom w:val="single" w:sz="4" w:space="0" w:color="000000"/>
              <w:right w:val="single" w:sz="4" w:space="0" w:color="000000"/>
            </w:tcBorders>
            <w:shd w:val="clear" w:color="auto" w:fill="F4B084"/>
            <w:vAlign w:val="center"/>
          </w:tcPr>
          <w:p w14:paraId="4172579B" w14:textId="77777777" w:rsidR="00830FBA" w:rsidRDefault="00830FBA" w:rsidP="009B0A73">
            <w:pPr>
              <w:ind w:left="2"/>
            </w:pPr>
            <w:r>
              <w:rPr>
                <w:b/>
                <w:sz w:val="24"/>
              </w:rPr>
              <w:t xml:space="preserve">Description </w:t>
            </w:r>
          </w:p>
        </w:tc>
      </w:tr>
      <w:tr w:rsidR="00933EE8" w14:paraId="1CBB5292" w14:textId="77777777" w:rsidTr="00933EE8">
        <w:trPr>
          <w:trHeight w:val="599"/>
        </w:trPr>
        <w:tc>
          <w:tcPr>
            <w:tcW w:w="2643"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546ABF29" w14:textId="10A4A533" w:rsidR="00933EE8" w:rsidRDefault="00933EE8" w:rsidP="00933EE8">
            <w:pPr>
              <w:rPr>
                <w:sz w:val="24"/>
              </w:rPr>
            </w:pPr>
            <w:proofErr w:type="spellStart"/>
            <w:r>
              <w:rPr>
                <w:sz w:val="24"/>
              </w:rPr>
              <w:t>TransactionType</w:t>
            </w:r>
            <w:proofErr w:type="spellEnd"/>
          </w:p>
        </w:tc>
        <w:tc>
          <w:tcPr>
            <w:tcW w:w="1654"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1E346E40" w14:textId="17625A50" w:rsidR="00933EE8" w:rsidRDefault="00933EE8" w:rsidP="00933EE8">
            <w:pPr>
              <w:ind w:left="3"/>
              <w:rPr>
                <w:sz w:val="24"/>
              </w:rPr>
            </w:pPr>
            <w:proofErr w:type="gramStart"/>
            <w:r>
              <w:rPr>
                <w:sz w:val="24"/>
              </w:rPr>
              <w:t>VARCHAR(</w:t>
            </w:r>
            <w:proofErr w:type="gramEnd"/>
            <w:r>
              <w:rPr>
                <w:sz w:val="24"/>
              </w:rPr>
              <w:t>50)</w:t>
            </w:r>
          </w:p>
        </w:tc>
        <w:tc>
          <w:tcPr>
            <w:tcW w:w="1647"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5C765C5F" w14:textId="332F7F29" w:rsidR="00933EE8" w:rsidRDefault="00933EE8" w:rsidP="00933EE8">
            <w:pPr>
              <w:ind w:left="2"/>
              <w:rPr>
                <w:sz w:val="24"/>
              </w:rPr>
            </w:pPr>
            <w:r>
              <w:rPr>
                <w:sz w:val="24"/>
              </w:rPr>
              <w:t>No</w:t>
            </w:r>
          </w:p>
        </w:tc>
        <w:tc>
          <w:tcPr>
            <w:tcW w:w="4846" w:type="dxa"/>
            <w:tcBorders>
              <w:top w:val="single" w:sz="4" w:space="0" w:color="000000"/>
              <w:left w:val="single" w:sz="4" w:space="0" w:color="000000"/>
              <w:bottom w:val="single" w:sz="4" w:space="0" w:color="000000"/>
              <w:right w:val="single" w:sz="4" w:space="0" w:color="000000"/>
            </w:tcBorders>
            <w:shd w:val="clear" w:color="auto" w:fill="FFFF00"/>
          </w:tcPr>
          <w:p w14:paraId="402E2867" w14:textId="77777777" w:rsidR="00933EE8" w:rsidRDefault="00933EE8" w:rsidP="00933EE8">
            <w:pPr>
              <w:ind w:left="2"/>
              <w:rPr>
                <w:sz w:val="24"/>
              </w:rPr>
            </w:pPr>
            <w:r>
              <w:rPr>
                <w:sz w:val="24"/>
              </w:rPr>
              <w:t>Transaction type</w:t>
            </w:r>
          </w:p>
          <w:p w14:paraId="45D0CF75" w14:textId="77777777" w:rsidR="00933EE8" w:rsidRDefault="00933EE8" w:rsidP="00933EE8">
            <w:pPr>
              <w:ind w:left="2"/>
              <w:rPr>
                <w:sz w:val="24"/>
              </w:rPr>
            </w:pPr>
            <w:r>
              <w:rPr>
                <w:sz w:val="24"/>
              </w:rPr>
              <w:t xml:space="preserve">Receipt </w:t>
            </w:r>
            <w:commentRangeStart w:id="132"/>
            <w:r>
              <w:rPr>
                <w:sz w:val="24"/>
              </w:rPr>
              <w:t>Posting</w:t>
            </w:r>
            <w:commentRangeEnd w:id="132"/>
            <w:r w:rsidR="00811251">
              <w:rPr>
                <w:rStyle w:val="CommentReference"/>
                <w:rFonts w:eastAsiaTheme="minorHAnsi"/>
                <w:lang w:eastAsia="en-US"/>
              </w:rPr>
              <w:commentReference w:id="132"/>
            </w:r>
            <w:r>
              <w:rPr>
                <w:sz w:val="24"/>
              </w:rPr>
              <w:t xml:space="preserve"> </w:t>
            </w:r>
          </w:p>
          <w:p w14:paraId="43C2A185" w14:textId="36C27E22" w:rsidR="00933EE8" w:rsidRDefault="00933EE8">
            <w:pPr>
              <w:rPr>
                <w:sz w:val="24"/>
              </w:rPr>
              <w:pPrChange w:id="133" w:author="Aman Shegokar" w:date="2025-04-02T17:04:00Z">
                <w:pPr>
                  <w:ind w:left="2"/>
                </w:pPr>
              </w:pPrChange>
            </w:pPr>
            <w:del w:id="134" w:author="Aman Shegokar" w:date="2025-04-02T17:04:00Z">
              <w:r w:rsidDel="00811251">
                <w:rPr>
                  <w:sz w:val="24"/>
                </w:rPr>
                <w:delText xml:space="preserve">Manual Posting </w:delText>
              </w:r>
            </w:del>
            <w:proofErr w:type="spellStart"/>
            <w:ins w:id="135" w:author="Aman Shegokar" w:date="2025-04-02T17:04:00Z">
              <w:r w:rsidR="00811251">
                <w:rPr>
                  <w:sz w:val="24"/>
                </w:rPr>
                <w:t>ManualPosting</w:t>
              </w:r>
            </w:ins>
            <w:proofErr w:type="spellEnd"/>
          </w:p>
        </w:tc>
      </w:tr>
      <w:tr w:rsidR="00933EE8" w14:paraId="06479D05" w14:textId="77777777" w:rsidTr="00FE4F54">
        <w:trPr>
          <w:trHeight w:val="599"/>
        </w:trPr>
        <w:tc>
          <w:tcPr>
            <w:tcW w:w="2643" w:type="dxa"/>
            <w:tcBorders>
              <w:top w:val="single" w:sz="4" w:space="0" w:color="000000"/>
              <w:left w:val="single" w:sz="4" w:space="0" w:color="000000"/>
              <w:bottom w:val="single" w:sz="4" w:space="0" w:color="000000"/>
              <w:right w:val="single" w:sz="4" w:space="0" w:color="000000"/>
            </w:tcBorders>
            <w:vAlign w:val="center"/>
          </w:tcPr>
          <w:p w14:paraId="2C6594D7" w14:textId="67E4EA79" w:rsidR="00933EE8" w:rsidRDefault="00933EE8" w:rsidP="00933EE8">
            <w:pPr>
              <w:rPr>
                <w:sz w:val="24"/>
              </w:rPr>
            </w:pPr>
            <w:proofErr w:type="spellStart"/>
            <w:r>
              <w:rPr>
                <w:sz w:val="24"/>
              </w:rPr>
              <w:t>LoanScheduleNo</w:t>
            </w:r>
            <w:proofErr w:type="spellEnd"/>
            <w:r>
              <w:rPr>
                <w:sz w:val="24"/>
              </w:rPr>
              <w:t xml:space="preserve"> </w:t>
            </w:r>
          </w:p>
        </w:tc>
        <w:tc>
          <w:tcPr>
            <w:tcW w:w="1654" w:type="dxa"/>
            <w:tcBorders>
              <w:top w:val="single" w:sz="4" w:space="0" w:color="000000"/>
              <w:left w:val="single" w:sz="4" w:space="0" w:color="000000"/>
              <w:bottom w:val="single" w:sz="4" w:space="0" w:color="000000"/>
              <w:right w:val="single" w:sz="4" w:space="0" w:color="000000"/>
            </w:tcBorders>
            <w:vAlign w:val="center"/>
          </w:tcPr>
          <w:p w14:paraId="500BCB74" w14:textId="54040C55" w:rsidR="00933EE8" w:rsidRDefault="00933EE8" w:rsidP="00933EE8">
            <w:pPr>
              <w:ind w:left="3"/>
              <w:rPr>
                <w:sz w:val="24"/>
              </w:rPr>
            </w:pPr>
            <w:proofErr w:type="gramStart"/>
            <w:r>
              <w:rPr>
                <w:sz w:val="24"/>
              </w:rPr>
              <w:t>VARCHAR(</w:t>
            </w:r>
            <w:proofErr w:type="gramEnd"/>
            <w:r>
              <w:rPr>
                <w:sz w:val="24"/>
              </w:rPr>
              <w:t xml:space="preserve">25) </w:t>
            </w:r>
          </w:p>
        </w:tc>
        <w:tc>
          <w:tcPr>
            <w:tcW w:w="1647" w:type="dxa"/>
            <w:tcBorders>
              <w:top w:val="single" w:sz="4" w:space="0" w:color="000000"/>
              <w:left w:val="single" w:sz="4" w:space="0" w:color="000000"/>
              <w:bottom w:val="single" w:sz="4" w:space="0" w:color="000000"/>
              <w:right w:val="single" w:sz="4" w:space="0" w:color="000000"/>
            </w:tcBorders>
            <w:vAlign w:val="center"/>
          </w:tcPr>
          <w:p w14:paraId="6F8908B0" w14:textId="3A59F3B1" w:rsidR="00933EE8" w:rsidRDefault="00933EE8" w:rsidP="00933EE8">
            <w:pPr>
              <w:ind w:left="2"/>
              <w:rPr>
                <w:sz w:val="24"/>
              </w:rPr>
            </w:pPr>
            <w:r>
              <w:rPr>
                <w:sz w:val="24"/>
              </w:rPr>
              <w:t xml:space="preserve">Yes </w:t>
            </w:r>
          </w:p>
        </w:tc>
        <w:tc>
          <w:tcPr>
            <w:tcW w:w="4846" w:type="dxa"/>
            <w:tcBorders>
              <w:top w:val="single" w:sz="4" w:space="0" w:color="000000"/>
              <w:left w:val="single" w:sz="4" w:space="0" w:color="000000"/>
              <w:bottom w:val="single" w:sz="4" w:space="0" w:color="000000"/>
              <w:right w:val="single" w:sz="4" w:space="0" w:color="000000"/>
            </w:tcBorders>
          </w:tcPr>
          <w:p w14:paraId="771F4930" w14:textId="27E6ACD6" w:rsidR="00933EE8" w:rsidRDefault="00933EE8" w:rsidP="00933EE8">
            <w:pPr>
              <w:ind w:left="2"/>
              <w:rPr>
                <w:sz w:val="24"/>
              </w:rPr>
            </w:pPr>
            <w:r>
              <w:rPr>
                <w:sz w:val="24"/>
              </w:rPr>
              <w:t xml:space="preserve">Loan contract Number L5 for which customer is making online payment </w:t>
            </w:r>
          </w:p>
        </w:tc>
      </w:tr>
      <w:tr w:rsidR="00830FBA" w14:paraId="1D7B8B7D" w14:textId="77777777" w:rsidTr="00FE4F54">
        <w:trPr>
          <w:trHeight w:val="310"/>
        </w:trPr>
        <w:tc>
          <w:tcPr>
            <w:tcW w:w="2643" w:type="dxa"/>
            <w:tcBorders>
              <w:top w:val="single" w:sz="4" w:space="0" w:color="000000"/>
              <w:left w:val="single" w:sz="4" w:space="0" w:color="000000"/>
              <w:bottom w:val="single" w:sz="4" w:space="0" w:color="000000"/>
              <w:right w:val="single" w:sz="4" w:space="0" w:color="000000"/>
            </w:tcBorders>
          </w:tcPr>
          <w:p w14:paraId="75BB2F6A" w14:textId="77777777" w:rsidR="00830FBA" w:rsidRDefault="00830FBA" w:rsidP="009B0A73">
            <w:proofErr w:type="spellStart"/>
            <w:r>
              <w:rPr>
                <w:sz w:val="24"/>
              </w:rPr>
              <w:t>ReceiptValueDate</w:t>
            </w:r>
            <w:proofErr w:type="spellEnd"/>
            <w:r>
              <w:rPr>
                <w:sz w:val="24"/>
              </w:rPr>
              <w:t xml:space="preserve"> </w:t>
            </w:r>
          </w:p>
        </w:tc>
        <w:tc>
          <w:tcPr>
            <w:tcW w:w="1654" w:type="dxa"/>
            <w:tcBorders>
              <w:top w:val="single" w:sz="4" w:space="0" w:color="000000"/>
              <w:left w:val="single" w:sz="4" w:space="0" w:color="000000"/>
              <w:bottom w:val="single" w:sz="4" w:space="0" w:color="000000"/>
              <w:right w:val="single" w:sz="4" w:space="0" w:color="000000"/>
            </w:tcBorders>
          </w:tcPr>
          <w:p w14:paraId="2916ED52" w14:textId="77777777" w:rsidR="00830FBA" w:rsidRDefault="00830FBA" w:rsidP="009B0A73">
            <w:pPr>
              <w:ind w:left="3"/>
            </w:pPr>
            <w:proofErr w:type="gramStart"/>
            <w:r>
              <w:rPr>
                <w:sz w:val="24"/>
              </w:rPr>
              <w:t>VARCHAR(</w:t>
            </w:r>
            <w:proofErr w:type="gramEnd"/>
            <w:r>
              <w:rPr>
                <w:sz w:val="24"/>
              </w:rPr>
              <w:t xml:space="preserve">25) </w:t>
            </w:r>
          </w:p>
        </w:tc>
        <w:tc>
          <w:tcPr>
            <w:tcW w:w="1647" w:type="dxa"/>
            <w:tcBorders>
              <w:top w:val="single" w:sz="4" w:space="0" w:color="000000"/>
              <w:left w:val="single" w:sz="4" w:space="0" w:color="000000"/>
              <w:bottom w:val="single" w:sz="4" w:space="0" w:color="000000"/>
              <w:right w:val="single" w:sz="4" w:space="0" w:color="000000"/>
            </w:tcBorders>
          </w:tcPr>
          <w:p w14:paraId="6F9B2759" w14:textId="77777777" w:rsidR="00830FBA" w:rsidRDefault="00830FBA" w:rsidP="009B0A73">
            <w:pPr>
              <w:ind w:left="2"/>
            </w:pPr>
            <w:r>
              <w:rPr>
                <w:sz w:val="24"/>
              </w:rPr>
              <w:t xml:space="preserve">Yes </w:t>
            </w:r>
          </w:p>
        </w:tc>
        <w:tc>
          <w:tcPr>
            <w:tcW w:w="4846" w:type="dxa"/>
            <w:tcBorders>
              <w:top w:val="single" w:sz="4" w:space="0" w:color="000000"/>
              <w:left w:val="single" w:sz="4" w:space="0" w:color="000000"/>
              <w:bottom w:val="single" w:sz="4" w:space="0" w:color="000000"/>
              <w:right w:val="single" w:sz="4" w:space="0" w:color="000000"/>
            </w:tcBorders>
          </w:tcPr>
          <w:p w14:paraId="2E4162E4" w14:textId="77777777" w:rsidR="00830FBA" w:rsidRDefault="00830FBA" w:rsidP="009B0A73">
            <w:pPr>
              <w:ind w:left="2"/>
            </w:pPr>
            <w:r>
              <w:rPr>
                <w:sz w:val="24"/>
              </w:rPr>
              <w:t xml:space="preserve">Actual receipt transaction date </w:t>
            </w:r>
          </w:p>
        </w:tc>
      </w:tr>
      <w:tr w:rsidR="00830FBA" w14:paraId="4E4A8557" w14:textId="77777777" w:rsidTr="00FE4F54">
        <w:trPr>
          <w:trHeight w:val="595"/>
        </w:trPr>
        <w:tc>
          <w:tcPr>
            <w:tcW w:w="2643" w:type="dxa"/>
            <w:tcBorders>
              <w:top w:val="single" w:sz="4" w:space="0" w:color="000000"/>
              <w:left w:val="single" w:sz="4" w:space="0" w:color="000000"/>
              <w:bottom w:val="single" w:sz="4" w:space="0" w:color="000000"/>
              <w:right w:val="single" w:sz="4" w:space="0" w:color="000000"/>
            </w:tcBorders>
            <w:vAlign w:val="center"/>
          </w:tcPr>
          <w:p w14:paraId="27A2F8E7" w14:textId="77777777" w:rsidR="00830FBA" w:rsidRDefault="00830FBA" w:rsidP="009B0A73">
            <w:proofErr w:type="spellStart"/>
            <w:r>
              <w:rPr>
                <w:sz w:val="24"/>
              </w:rPr>
              <w:t>ReceiptDate</w:t>
            </w:r>
            <w:proofErr w:type="spellEnd"/>
            <w:r>
              <w:rPr>
                <w:sz w:val="24"/>
              </w:rPr>
              <w:t xml:space="preserve"> </w:t>
            </w:r>
          </w:p>
        </w:tc>
        <w:tc>
          <w:tcPr>
            <w:tcW w:w="1654" w:type="dxa"/>
            <w:tcBorders>
              <w:top w:val="single" w:sz="4" w:space="0" w:color="000000"/>
              <w:left w:val="single" w:sz="4" w:space="0" w:color="000000"/>
              <w:bottom w:val="single" w:sz="4" w:space="0" w:color="000000"/>
              <w:right w:val="single" w:sz="4" w:space="0" w:color="000000"/>
            </w:tcBorders>
            <w:vAlign w:val="center"/>
          </w:tcPr>
          <w:p w14:paraId="32337C20" w14:textId="77777777" w:rsidR="00830FBA" w:rsidRDefault="00830FBA" w:rsidP="009B0A73">
            <w:pPr>
              <w:ind w:left="3"/>
            </w:pPr>
            <w:proofErr w:type="gramStart"/>
            <w:r>
              <w:rPr>
                <w:sz w:val="24"/>
              </w:rPr>
              <w:t>VARCHAR(</w:t>
            </w:r>
            <w:proofErr w:type="gramEnd"/>
            <w:r>
              <w:rPr>
                <w:sz w:val="24"/>
              </w:rPr>
              <w:t xml:space="preserve">25) </w:t>
            </w:r>
          </w:p>
        </w:tc>
        <w:tc>
          <w:tcPr>
            <w:tcW w:w="1647" w:type="dxa"/>
            <w:tcBorders>
              <w:top w:val="single" w:sz="4" w:space="0" w:color="000000"/>
              <w:left w:val="single" w:sz="4" w:space="0" w:color="000000"/>
              <w:bottom w:val="single" w:sz="4" w:space="0" w:color="000000"/>
              <w:right w:val="single" w:sz="4" w:space="0" w:color="000000"/>
            </w:tcBorders>
            <w:vAlign w:val="center"/>
          </w:tcPr>
          <w:p w14:paraId="7C2DB907" w14:textId="77777777" w:rsidR="00830FBA" w:rsidRDefault="00830FBA" w:rsidP="009B0A73">
            <w:pPr>
              <w:ind w:left="2"/>
            </w:pPr>
            <w:r>
              <w:rPr>
                <w:sz w:val="24"/>
              </w:rPr>
              <w:t xml:space="preserve">Yes </w:t>
            </w:r>
          </w:p>
        </w:tc>
        <w:tc>
          <w:tcPr>
            <w:tcW w:w="4846" w:type="dxa"/>
            <w:tcBorders>
              <w:top w:val="single" w:sz="4" w:space="0" w:color="000000"/>
              <w:left w:val="single" w:sz="4" w:space="0" w:color="000000"/>
              <w:bottom w:val="single" w:sz="4" w:space="0" w:color="000000"/>
              <w:right w:val="single" w:sz="4" w:space="0" w:color="000000"/>
            </w:tcBorders>
          </w:tcPr>
          <w:p w14:paraId="012046D8" w14:textId="77777777" w:rsidR="00830FBA" w:rsidRDefault="00830FBA" w:rsidP="009B0A73">
            <w:pPr>
              <w:ind w:left="2"/>
            </w:pPr>
            <w:r>
              <w:rPr>
                <w:sz w:val="24"/>
              </w:rPr>
              <w:t>Loan Repayment Date as EOD +</w:t>
            </w:r>
            <w:proofErr w:type="gramStart"/>
            <w:r>
              <w:rPr>
                <w:sz w:val="24"/>
              </w:rPr>
              <w:t>1  date</w:t>
            </w:r>
            <w:proofErr w:type="gramEnd"/>
            <w:r>
              <w:rPr>
                <w:sz w:val="24"/>
              </w:rPr>
              <w:t xml:space="preserve"> (Current date) </w:t>
            </w:r>
          </w:p>
        </w:tc>
      </w:tr>
      <w:tr w:rsidR="00830FBA" w14:paraId="413161E7" w14:textId="77777777" w:rsidTr="00FE4F54">
        <w:trPr>
          <w:trHeight w:val="598"/>
        </w:trPr>
        <w:tc>
          <w:tcPr>
            <w:tcW w:w="2643" w:type="dxa"/>
            <w:tcBorders>
              <w:top w:val="single" w:sz="4" w:space="0" w:color="000000"/>
              <w:left w:val="single" w:sz="4" w:space="0" w:color="000000"/>
              <w:bottom w:val="single" w:sz="4" w:space="0" w:color="000000"/>
              <w:right w:val="single" w:sz="4" w:space="0" w:color="000000"/>
            </w:tcBorders>
            <w:vAlign w:val="center"/>
          </w:tcPr>
          <w:p w14:paraId="1BEA2F47" w14:textId="77777777" w:rsidR="00830FBA" w:rsidRDefault="00830FBA" w:rsidP="009B0A73">
            <w:proofErr w:type="spellStart"/>
            <w:r>
              <w:rPr>
                <w:sz w:val="24"/>
              </w:rPr>
              <w:t>ReceiptAmount</w:t>
            </w:r>
            <w:proofErr w:type="spellEnd"/>
            <w:r>
              <w:rPr>
                <w:sz w:val="24"/>
              </w:rPr>
              <w:t xml:space="preserve"> </w:t>
            </w:r>
          </w:p>
        </w:tc>
        <w:tc>
          <w:tcPr>
            <w:tcW w:w="1654" w:type="dxa"/>
            <w:tcBorders>
              <w:top w:val="single" w:sz="4" w:space="0" w:color="000000"/>
              <w:left w:val="single" w:sz="4" w:space="0" w:color="000000"/>
              <w:bottom w:val="single" w:sz="4" w:space="0" w:color="000000"/>
              <w:right w:val="single" w:sz="4" w:space="0" w:color="000000"/>
            </w:tcBorders>
          </w:tcPr>
          <w:p w14:paraId="02247F7A" w14:textId="77777777" w:rsidR="00830FBA" w:rsidRDefault="00830FBA" w:rsidP="009B0A73">
            <w:pPr>
              <w:ind w:left="3"/>
            </w:pPr>
            <w:proofErr w:type="gramStart"/>
            <w:r>
              <w:rPr>
                <w:sz w:val="24"/>
              </w:rPr>
              <w:t>NUMERIC(</w:t>
            </w:r>
            <w:proofErr w:type="gramEnd"/>
            <w:r>
              <w:rPr>
                <w:sz w:val="24"/>
              </w:rPr>
              <w:t>18,</w:t>
            </w:r>
          </w:p>
          <w:p w14:paraId="4D3B2623" w14:textId="77777777" w:rsidR="00830FBA" w:rsidRDefault="00830FBA" w:rsidP="009B0A73">
            <w:pPr>
              <w:ind w:left="3"/>
            </w:pPr>
            <w:r>
              <w:rPr>
                <w:sz w:val="24"/>
              </w:rPr>
              <w:t xml:space="preserve">2) </w:t>
            </w:r>
          </w:p>
        </w:tc>
        <w:tc>
          <w:tcPr>
            <w:tcW w:w="1647" w:type="dxa"/>
            <w:tcBorders>
              <w:top w:val="single" w:sz="4" w:space="0" w:color="000000"/>
              <w:left w:val="single" w:sz="4" w:space="0" w:color="000000"/>
              <w:bottom w:val="single" w:sz="4" w:space="0" w:color="000000"/>
              <w:right w:val="single" w:sz="4" w:space="0" w:color="000000"/>
            </w:tcBorders>
            <w:vAlign w:val="center"/>
          </w:tcPr>
          <w:p w14:paraId="7132FD1B" w14:textId="77777777" w:rsidR="00830FBA" w:rsidRDefault="00830FBA" w:rsidP="009B0A73">
            <w:pPr>
              <w:ind w:left="2"/>
            </w:pPr>
            <w:r>
              <w:rPr>
                <w:sz w:val="24"/>
              </w:rPr>
              <w:t xml:space="preserve">Yes </w:t>
            </w:r>
          </w:p>
        </w:tc>
        <w:tc>
          <w:tcPr>
            <w:tcW w:w="4846" w:type="dxa"/>
            <w:tcBorders>
              <w:top w:val="single" w:sz="4" w:space="0" w:color="000000"/>
              <w:left w:val="single" w:sz="4" w:space="0" w:color="000000"/>
              <w:bottom w:val="single" w:sz="4" w:space="0" w:color="000000"/>
              <w:right w:val="single" w:sz="4" w:space="0" w:color="000000"/>
            </w:tcBorders>
            <w:vAlign w:val="center"/>
          </w:tcPr>
          <w:p w14:paraId="4C24F755" w14:textId="77777777" w:rsidR="00830FBA" w:rsidRDefault="00830FBA" w:rsidP="009B0A73">
            <w:pPr>
              <w:ind w:left="2"/>
            </w:pPr>
            <w:r>
              <w:rPr>
                <w:sz w:val="24"/>
              </w:rPr>
              <w:t xml:space="preserve">Amount which customer has given repaid </w:t>
            </w:r>
          </w:p>
        </w:tc>
      </w:tr>
      <w:tr w:rsidR="00830FBA" w14:paraId="0CBBD979" w14:textId="77777777" w:rsidTr="00FE4F54">
        <w:trPr>
          <w:trHeight w:val="612"/>
        </w:trPr>
        <w:tc>
          <w:tcPr>
            <w:tcW w:w="2643" w:type="dxa"/>
            <w:tcBorders>
              <w:top w:val="single" w:sz="4" w:space="0" w:color="000000"/>
              <w:left w:val="single" w:sz="4" w:space="0" w:color="000000"/>
              <w:bottom w:val="single" w:sz="4" w:space="0" w:color="000000"/>
              <w:right w:val="single" w:sz="4" w:space="0" w:color="000000"/>
            </w:tcBorders>
            <w:vAlign w:val="center"/>
          </w:tcPr>
          <w:p w14:paraId="725577E1" w14:textId="77777777" w:rsidR="00830FBA" w:rsidRDefault="00830FBA" w:rsidP="009B0A73">
            <w:proofErr w:type="spellStart"/>
            <w:r>
              <w:rPr>
                <w:sz w:val="24"/>
              </w:rPr>
              <w:t>NBFCBankAccountNo</w:t>
            </w:r>
            <w:proofErr w:type="spellEnd"/>
            <w:r>
              <w:rPr>
                <w:sz w:val="24"/>
              </w:rPr>
              <w:t xml:space="preserve"> </w:t>
            </w:r>
          </w:p>
        </w:tc>
        <w:tc>
          <w:tcPr>
            <w:tcW w:w="1654" w:type="dxa"/>
            <w:tcBorders>
              <w:top w:val="single" w:sz="4" w:space="0" w:color="000000"/>
              <w:left w:val="single" w:sz="4" w:space="0" w:color="000000"/>
              <w:bottom w:val="single" w:sz="4" w:space="0" w:color="000000"/>
              <w:right w:val="single" w:sz="4" w:space="0" w:color="000000"/>
            </w:tcBorders>
            <w:vAlign w:val="center"/>
          </w:tcPr>
          <w:p w14:paraId="53E4D45E" w14:textId="77777777" w:rsidR="00830FBA" w:rsidRDefault="00830FBA" w:rsidP="009B0A73">
            <w:pPr>
              <w:ind w:left="3"/>
            </w:pPr>
            <w:proofErr w:type="gramStart"/>
            <w:r>
              <w:rPr>
                <w:sz w:val="24"/>
              </w:rPr>
              <w:t>VARCHAR(</w:t>
            </w:r>
            <w:proofErr w:type="gramEnd"/>
            <w:r>
              <w:rPr>
                <w:sz w:val="24"/>
              </w:rPr>
              <w:t xml:space="preserve">50) </w:t>
            </w:r>
          </w:p>
        </w:tc>
        <w:tc>
          <w:tcPr>
            <w:tcW w:w="1647" w:type="dxa"/>
            <w:tcBorders>
              <w:top w:val="single" w:sz="4" w:space="0" w:color="000000"/>
              <w:left w:val="single" w:sz="4" w:space="0" w:color="000000"/>
              <w:bottom w:val="single" w:sz="4" w:space="0" w:color="000000"/>
              <w:right w:val="single" w:sz="4" w:space="0" w:color="000000"/>
            </w:tcBorders>
            <w:vAlign w:val="center"/>
          </w:tcPr>
          <w:p w14:paraId="0CB40E11" w14:textId="77777777" w:rsidR="00830FBA" w:rsidRDefault="00830FBA" w:rsidP="009B0A73">
            <w:pPr>
              <w:ind w:left="2"/>
            </w:pPr>
            <w:r>
              <w:rPr>
                <w:sz w:val="24"/>
              </w:rPr>
              <w:t xml:space="preserve">Yes </w:t>
            </w:r>
          </w:p>
        </w:tc>
        <w:tc>
          <w:tcPr>
            <w:tcW w:w="4846" w:type="dxa"/>
            <w:tcBorders>
              <w:top w:val="single" w:sz="4" w:space="0" w:color="000000"/>
              <w:left w:val="single" w:sz="4" w:space="0" w:color="000000"/>
              <w:bottom w:val="single" w:sz="4" w:space="0" w:color="000000"/>
              <w:right w:val="single" w:sz="4" w:space="0" w:color="000000"/>
            </w:tcBorders>
          </w:tcPr>
          <w:p w14:paraId="728C5593" w14:textId="77777777" w:rsidR="00830FBA" w:rsidRDefault="00830FBA" w:rsidP="009B0A73">
            <w:pPr>
              <w:ind w:left="2"/>
              <w:jc w:val="both"/>
            </w:pPr>
            <w:r>
              <w:rPr>
                <w:sz w:val="24"/>
              </w:rPr>
              <w:t xml:space="preserve">NBFC Bank Account number in which the customer has made repayment. </w:t>
            </w:r>
          </w:p>
        </w:tc>
      </w:tr>
      <w:tr w:rsidR="00830FBA" w14:paraId="1DB85317" w14:textId="77777777" w:rsidTr="00FE4F54">
        <w:trPr>
          <w:trHeight w:val="610"/>
        </w:trPr>
        <w:tc>
          <w:tcPr>
            <w:tcW w:w="2643" w:type="dxa"/>
            <w:tcBorders>
              <w:top w:val="single" w:sz="4" w:space="0" w:color="000000"/>
              <w:left w:val="single" w:sz="4" w:space="0" w:color="000000"/>
              <w:bottom w:val="single" w:sz="4" w:space="0" w:color="000000"/>
              <w:right w:val="single" w:sz="4" w:space="0" w:color="000000"/>
            </w:tcBorders>
          </w:tcPr>
          <w:p w14:paraId="1D92AE2E" w14:textId="77777777" w:rsidR="00830FBA" w:rsidRDefault="00830FBA" w:rsidP="009B0A73">
            <w:proofErr w:type="spellStart"/>
            <w:r>
              <w:rPr>
                <w:sz w:val="24"/>
              </w:rPr>
              <w:t>NBFCBankAccountNam</w:t>
            </w:r>
            <w:proofErr w:type="spellEnd"/>
          </w:p>
          <w:p w14:paraId="1F30EF88" w14:textId="77777777" w:rsidR="00830FBA" w:rsidRDefault="00830FBA" w:rsidP="009B0A73">
            <w:r>
              <w:rPr>
                <w:sz w:val="24"/>
              </w:rPr>
              <w:t xml:space="preserve">e </w:t>
            </w:r>
          </w:p>
        </w:tc>
        <w:tc>
          <w:tcPr>
            <w:tcW w:w="1654" w:type="dxa"/>
            <w:tcBorders>
              <w:top w:val="single" w:sz="4" w:space="0" w:color="000000"/>
              <w:left w:val="single" w:sz="4" w:space="0" w:color="000000"/>
              <w:bottom w:val="single" w:sz="4" w:space="0" w:color="000000"/>
              <w:right w:val="single" w:sz="4" w:space="0" w:color="000000"/>
            </w:tcBorders>
            <w:vAlign w:val="center"/>
          </w:tcPr>
          <w:p w14:paraId="3361FF8F" w14:textId="77777777" w:rsidR="00830FBA" w:rsidRDefault="00830FBA" w:rsidP="009B0A73">
            <w:pPr>
              <w:ind w:left="3"/>
            </w:pPr>
            <w:proofErr w:type="gramStart"/>
            <w:r>
              <w:rPr>
                <w:sz w:val="24"/>
              </w:rPr>
              <w:t>VARCHAR(</w:t>
            </w:r>
            <w:proofErr w:type="gramEnd"/>
            <w:r>
              <w:rPr>
                <w:sz w:val="24"/>
              </w:rPr>
              <w:t xml:space="preserve">50) </w:t>
            </w:r>
          </w:p>
        </w:tc>
        <w:tc>
          <w:tcPr>
            <w:tcW w:w="1647" w:type="dxa"/>
            <w:tcBorders>
              <w:top w:val="single" w:sz="4" w:space="0" w:color="000000"/>
              <w:left w:val="single" w:sz="4" w:space="0" w:color="000000"/>
              <w:bottom w:val="single" w:sz="4" w:space="0" w:color="000000"/>
              <w:right w:val="single" w:sz="4" w:space="0" w:color="000000"/>
            </w:tcBorders>
            <w:vAlign w:val="center"/>
          </w:tcPr>
          <w:p w14:paraId="5195F1E8" w14:textId="77777777" w:rsidR="00830FBA" w:rsidRDefault="00830FBA" w:rsidP="009B0A73">
            <w:pPr>
              <w:ind w:left="2"/>
            </w:pPr>
            <w:r>
              <w:rPr>
                <w:sz w:val="24"/>
              </w:rPr>
              <w:t xml:space="preserve">yes </w:t>
            </w:r>
          </w:p>
        </w:tc>
        <w:tc>
          <w:tcPr>
            <w:tcW w:w="4846" w:type="dxa"/>
            <w:tcBorders>
              <w:top w:val="single" w:sz="4" w:space="0" w:color="000000"/>
              <w:left w:val="single" w:sz="4" w:space="0" w:color="000000"/>
              <w:bottom w:val="single" w:sz="4" w:space="0" w:color="000000"/>
              <w:right w:val="single" w:sz="4" w:space="0" w:color="000000"/>
            </w:tcBorders>
          </w:tcPr>
          <w:p w14:paraId="006E2CC6" w14:textId="77777777" w:rsidR="00830FBA" w:rsidRDefault="00830FBA" w:rsidP="009B0A73">
            <w:pPr>
              <w:ind w:left="2"/>
            </w:pPr>
            <w:r>
              <w:rPr>
                <w:sz w:val="24"/>
              </w:rPr>
              <w:t xml:space="preserve">NBFC Bank Account's Bank </w:t>
            </w:r>
            <w:proofErr w:type="gramStart"/>
            <w:r>
              <w:rPr>
                <w:sz w:val="24"/>
              </w:rPr>
              <w:t>name  in</w:t>
            </w:r>
            <w:proofErr w:type="gramEnd"/>
            <w:r>
              <w:rPr>
                <w:sz w:val="24"/>
              </w:rPr>
              <w:t xml:space="preserve"> which the customer has made repayment. </w:t>
            </w:r>
          </w:p>
        </w:tc>
      </w:tr>
      <w:tr w:rsidR="00EA6855" w14:paraId="69CA8F4A" w14:textId="77777777" w:rsidTr="00A31550">
        <w:trPr>
          <w:trHeight w:val="610"/>
        </w:trPr>
        <w:tc>
          <w:tcPr>
            <w:tcW w:w="2643" w:type="dxa"/>
            <w:tcBorders>
              <w:top w:val="single" w:sz="4" w:space="0" w:color="000000"/>
              <w:left w:val="single" w:sz="4" w:space="0" w:color="000000"/>
              <w:bottom w:val="single" w:sz="4" w:space="0" w:color="000000"/>
              <w:right w:val="single" w:sz="4" w:space="0" w:color="000000"/>
            </w:tcBorders>
          </w:tcPr>
          <w:p w14:paraId="5544D165" w14:textId="77486CF5" w:rsidR="00EA6855" w:rsidRDefault="00EA6855" w:rsidP="00EA6855">
            <w:pPr>
              <w:rPr>
                <w:sz w:val="24"/>
              </w:rPr>
            </w:pPr>
            <w:proofErr w:type="spellStart"/>
            <w:r>
              <w:rPr>
                <w:sz w:val="24"/>
              </w:rPr>
              <w:t>RefNo</w:t>
            </w:r>
            <w:proofErr w:type="spellEnd"/>
            <w:r>
              <w:rPr>
                <w:sz w:val="24"/>
              </w:rPr>
              <w:t xml:space="preserve"> </w:t>
            </w:r>
          </w:p>
        </w:tc>
        <w:tc>
          <w:tcPr>
            <w:tcW w:w="1654" w:type="dxa"/>
            <w:tcBorders>
              <w:top w:val="single" w:sz="4" w:space="0" w:color="000000"/>
              <w:left w:val="single" w:sz="4" w:space="0" w:color="000000"/>
              <w:bottom w:val="single" w:sz="4" w:space="0" w:color="000000"/>
              <w:right w:val="single" w:sz="4" w:space="0" w:color="000000"/>
            </w:tcBorders>
          </w:tcPr>
          <w:p w14:paraId="4C21E51C" w14:textId="3088DBE8" w:rsidR="00EA6855" w:rsidRDefault="00EA6855" w:rsidP="00EA6855">
            <w:pPr>
              <w:ind w:left="3"/>
              <w:rPr>
                <w:sz w:val="24"/>
              </w:rPr>
            </w:pPr>
            <w:proofErr w:type="gramStart"/>
            <w:r>
              <w:rPr>
                <w:sz w:val="24"/>
              </w:rPr>
              <w:t>VARCHAR(</w:t>
            </w:r>
            <w:proofErr w:type="gramEnd"/>
            <w:r>
              <w:rPr>
                <w:sz w:val="24"/>
              </w:rPr>
              <w:t xml:space="preserve">50) </w:t>
            </w:r>
          </w:p>
        </w:tc>
        <w:tc>
          <w:tcPr>
            <w:tcW w:w="1647" w:type="dxa"/>
            <w:tcBorders>
              <w:top w:val="single" w:sz="4" w:space="0" w:color="000000"/>
              <w:left w:val="single" w:sz="4" w:space="0" w:color="000000"/>
              <w:bottom w:val="single" w:sz="4" w:space="0" w:color="000000"/>
              <w:right w:val="single" w:sz="4" w:space="0" w:color="000000"/>
            </w:tcBorders>
          </w:tcPr>
          <w:p w14:paraId="4B5F3FB5" w14:textId="0D691226" w:rsidR="00EA6855" w:rsidRDefault="00EA6855" w:rsidP="00EA6855">
            <w:pPr>
              <w:ind w:left="2"/>
              <w:rPr>
                <w:sz w:val="24"/>
              </w:rPr>
            </w:pPr>
            <w:r>
              <w:rPr>
                <w:sz w:val="24"/>
              </w:rPr>
              <w:t xml:space="preserve">Yes </w:t>
            </w:r>
          </w:p>
        </w:tc>
        <w:tc>
          <w:tcPr>
            <w:tcW w:w="4846" w:type="dxa"/>
            <w:tcBorders>
              <w:top w:val="single" w:sz="4" w:space="0" w:color="000000"/>
              <w:left w:val="single" w:sz="4" w:space="0" w:color="000000"/>
              <w:bottom w:val="single" w:sz="4" w:space="0" w:color="000000"/>
              <w:right w:val="single" w:sz="4" w:space="0" w:color="000000"/>
            </w:tcBorders>
          </w:tcPr>
          <w:p w14:paraId="201BE91C" w14:textId="12E9FE7E" w:rsidR="00EA6855" w:rsidRDefault="00EA6855" w:rsidP="00EA6855">
            <w:pPr>
              <w:ind w:left="2"/>
              <w:rPr>
                <w:sz w:val="24"/>
              </w:rPr>
            </w:pPr>
            <w:r>
              <w:rPr>
                <w:sz w:val="24"/>
              </w:rPr>
              <w:t xml:space="preserve">Cheque UTR NEFT TRF </w:t>
            </w:r>
          </w:p>
        </w:tc>
      </w:tr>
      <w:tr w:rsidR="00830FBA" w14:paraId="3E3A2161" w14:textId="77777777" w:rsidTr="00FE4F54">
        <w:trPr>
          <w:trHeight w:val="3010"/>
        </w:trPr>
        <w:tc>
          <w:tcPr>
            <w:tcW w:w="2643" w:type="dxa"/>
            <w:tcBorders>
              <w:top w:val="single" w:sz="4" w:space="0" w:color="000000"/>
              <w:left w:val="single" w:sz="4" w:space="0" w:color="000000"/>
              <w:bottom w:val="single" w:sz="4" w:space="0" w:color="000000"/>
              <w:right w:val="single" w:sz="4" w:space="0" w:color="000000"/>
            </w:tcBorders>
            <w:vAlign w:val="center"/>
          </w:tcPr>
          <w:p w14:paraId="435864CF" w14:textId="77777777" w:rsidR="00830FBA" w:rsidRDefault="00830FBA" w:rsidP="009B0A73">
            <w:proofErr w:type="spellStart"/>
            <w:r>
              <w:rPr>
                <w:sz w:val="24"/>
              </w:rPr>
              <w:lastRenderedPageBreak/>
              <w:t>ReceiptMode</w:t>
            </w:r>
            <w:proofErr w:type="spellEnd"/>
            <w:r>
              <w:rPr>
                <w:sz w:val="24"/>
              </w:rPr>
              <w:t xml:space="preserve"> </w:t>
            </w:r>
          </w:p>
        </w:tc>
        <w:tc>
          <w:tcPr>
            <w:tcW w:w="1654" w:type="dxa"/>
            <w:tcBorders>
              <w:top w:val="single" w:sz="4" w:space="0" w:color="000000"/>
              <w:left w:val="single" w:sz="4" w:space="0" w:color="000000"/>
              <w:bottom w:val="single" w:sz="4" w:space="0" w:color="000000"/>
              <w:right w:val="single" w:sz="4" w:space="0" w:color="000000"/>
            </w:tcBorders>
            <w:vAlign w:val="center"/>
          </w:tcPr>
          <w:p w14:paraId="31203B2B" w14:textId="77777777" w:rsidR="00830FBA" w:rsidRDefault="00830FBA" w:rsidP="009B0A73">
            <w:pPr>
              <w:ind w:left="3"/>
            </w:pPr>
            <w:proofErr w:type="gramStart"/>
            <w:r>
              <w:rPr>
                <w:sz w:val="24"/>
              </w:rPr>
              <w:t>VARCHAR(</w:t>
            </w:r>
            <w:proofErr w:type="gramEnd"/>
            <w:r>
              <w:rPr>
                <w:sz w:val="24"/>
              </w:rPr>
              <w:t xml:space="preserve">20) </w:t>
            </w:r>
          </w:p>
        </w:tc>
        <w:tc>
          <w:tcPr>
            <w:tcW w:w="1647" w:type="dxa"/>
            <w:tcBorders>
              <w:top w:val="single" w:sz="4" w:space="0" w:color="000000"/>
              <w:left w:val="single" w:sz="4" w:space="0" w:color="000000"/>
              <w:bottom w:val="single" w:sz="4" w:space="0" w:color="000000"/>
              <w:right w:val="single" w:sz="4" w:space="0" w:color="000000"/>
            </w:tcBorders>
            <w:vAlign w:val="center"/>
          </w:tcPr>
          <w:p w14:paraId="3C8ABA3C" w14:textId="77777777" w:rsidR="00830FBA" w:rsidRDefault="00830FBA" w:rsidP="009B0A73">
            <w:pPr>
              <w:ind w:left="2"/>
            </w:pPr>
            <w:r>
              <w:rPr>
                <w:sz w:val="24"/>
              </w:rPr>
              <w:t xml:space="preserve">Yes </w:t>
            </w:r>
          </w:p>
        </w:tc>
        <w:tc>
          <w:tcPr>
            <w:tcW w:w="4846" w:type="dxa"/>
            <w:tcBorders>
              <w:top w:val="single" w:sz="4" w:space="0" w:color="000000"/>
              <w:left w:val="single" w:sz="4" w:space="0" w:color="000000"/>
              <w:bottom w:val="single" w:sz="4" w:space="0" w:color="000000"/>
              <w:right w:val="single" w:sz="4" w:space="0" w:color="000000"/>
            </w:tcBorders>
          </w:tcPr>
          <w:p w14:paraId="311772EE" w14:textId="77777777" w:rsidR="00830FBA" w:rsidRDefault="00830FBA" w:rsidP="009B0A73">
            <w:pPr>
              <w:ind w:left="2"/>
            </w:pPr>
            <w:r>
              <w:rPr>
                <w:sz w:val="24"/>
              </w:rPr>
              <w:t xml:space="preserve">"M" - Manual Cheque </w:t>
            </w:r>
          </w:p>
          <w:p w14:paraId="6BA0D3D9" w14:textId="77777777" w:rsidR="00830FBA" w:rsidRDefault="00830FBA" w:rsidP="009B0A73">
            <w:pPr>
              <w:ind w:left="2"/>
            </w:pPr>
            <w:r>
              <w:rPr>
                <w:sz w:val="24"/>
              </w:rPr>
              <w:t xml:space="preserve">"C" - Cheque Payments </w:t>
            </w:r>
          </w:p>
          <w:p w14:paraId="13EC1F4D" w14:textId="77777777" w:rsidR="00830FBA" w:rsidRDefault="00830FBA" w:rsidP="009B0A73">
            <w:pPr>
              <w:ind w:left="2"/>
            </w:pPr>
            <w:r>
              <w:rPr>
                <w:sz w:val="24"/>
              </w:rPr>
              <w:t xml:space="preserve">"D" - Draft Payments </w:t>
            </w:r>
          </w:p>
          <w:p w14:paraId="64797D00" w14:textId="77777777" w:rsidR="00830FBA" w:rsidRDefault="00830FBA" w:rsidP="009B0A73">
            <w:pPr>
              <w:ind w:left="2"/>
            </w:pPr>
            <w:r>
              <w:rPr>
                <w:sz w:val="24"/>
              </w:rPr>
              <w:t xml:space="preserve">"I" - Account/Fund Transfer </w:t>
            </w:r>
          </w:p>
          <w:p w14:paraId="23BD5366" w14:textId="77777777" w:rsidR="00830FBA" w:rsidRDefault="00830FBA" w:rsidP="009B0A73">
            <w:pPr>
              <w:ind w:left="2"/>
            </w:pPr>
            <w:r>
              <w:rPr>
                <w:sz w:val="24"/>
              </w:rPr>
              <w:t xml:space="preserve">"H" - Pay Order </w:t>
            </w:r>
          </w:p>
          <w:p w14:paraId="31354733" w14:textId="77777777" w:rsidR="00830FBA" w:rsidRDefault="00830FBA" w:rsidP="009B0A73">
            <w:pPr>
              <w:ind w:left="2"/>
            </w:pPr>
            <w:r>
              <w:rPr>
                <w:sz w:val="24"/>
              </w:rPr>
              <w:t xml:space="preserve">"R" - RTGS Payments </w:t>
            </w:r>
          </w:p>
          <w:p w14:paraId="63F92C84" w14:textId="77777777" w:rsidR="00830FBA" w:rsidRDefault="00830FBA" w:rsidP="009B0A73">
            <w:pPr>
              <w:ind w:left="2"/>
            </w:pPr>
            <w:r>
              <w:rPr>
                <w:sz w:val="24"/>
              </w:rPr>
              <w:t xml:space="preserve">"N" - NEFT Payments </w:t>
            </w:r>
          </w:p>
          <w:p w14:paraId="692DBE9C" w14:textId="77777777" w:rsidR="00830FBA" w:rsidRDefault="00830FBA" w:rsidP="009B0A73">
            <w:pPr>
              <w:ind w:left="2"/>
            </w:pPr>
            <w:r>
              <w:rPr>
                <w:sz w:val="24"/>
              </w:rPr>
              <w:t xml:space="preserve">"P" - Remote Cheque Printing </w:t>
            </w:r>
          </w:p>
          <w:p w14:paraId="1AF64DC7" w14:textId="77777777" w:rsidR="00830FBA" w:rsidRDefault="00830FBA" w:rsidP="009B0A73">
            <w:pPr>
              <w:ind w:left="2"/>
            </w:pPr>
            <w:r>
              <w:rPr>
                <w:sz w:val="24"/>
              </w:rPr>
              <w:t xml:space="preserve">"T" - Transfer Letter </w:t>
            </w:r>
          </w:p>
          <w:p w14:paraId="76127C5E" w14:textId="77777777" w:rsidR="00830FBA" w:rsidRDefault="00830FBA" w:rsidP="009B0A73">
            <w:pPr>
              <w:ind w:left="2"/>
            </w:pPr>
            <w:r>
              <w:rPr>
                <w:sz w:val="24"/>
              </w:rPr>
              <w:t xml:space="preserve">"CA" – Cash </w:t>
            </w:r>
          </w:p>
        </w:tc>
      </w:tr>
      <w:tr w:rsidR="00830FBA" w14:paraId="6AEED1CC" w14:textId="77777777" w:rsidTr="00FE4F54">
        <w:trPr>
          <w:trHeight w:val="313"/>
        </w:trPr>
        <w:tc>
          <w:tcPr>
            <w:tcW w:w="2643" w:type="dxa"/>
            <w:tcBorders>
              <w:top w:val="single" w:sz="4" w:space="0" w:color="000000"/>
              <w:left w:val="single" w:sz="4" w:space="0" w:color="000000"/>
              <w:bottom w:val="single" w:sz="4" w:space="0" w:color="000000"/>
              <w:right w:val="single" w:sz="4" w:space="0" w:color="000000"/>
            </w:tcBorders>
          </w:tcPr>
          <w:p w14:paraId="69A3168E" w14:textId="77777777" w:rsidR="00830FBA" w:rsidRDefault="00830FBA" w:rsidP="009B0A73">
            <w:proofErr w:type="spellStart"/>
            <w:r>
              <w:rPr>
                <w:sz w:val="24"/>
              </w:rPr>
              <w:t>UniqueRecordID</w:t>
            </w:r>
            <w:proofErr w:type="spellEnd"/>
            <w:r>
              <w:rPr>
                <w:sz w:val="24"/>
              </w:rPr>
              <w:t xml:space="preserve"> </w:t>
            </w:r>
          </w:p>
        </w:tc>
        <w:tc>
          <w:tcPr>
            <w:tcW w:w="1654" w:type="dxa"/>
            <w:tcBorders>
              <w:top w:val="single" w:sz="4" w:space="0" w:color="000000"/>
              <w:left w:val="single" w:sz="4" w:space="0" w:color="000000"/>
              <w:bottom w:val="single" w:sz="4" w:space="0" w:color="000000"/>
              <w:right w:val="single" w:sz="4" w:space="0" w:color="000000"/>
            </w:tcBorders>
          </w:tcPr>
          <w:p w14:paraId="30A5318F" w14:textId="77777777" w:rsidR="00830FBA" w:rsidRDefault="00830FBA" w:rsidP="009B0A73">
            <w:pPr>
              <w:ind w:left="1"/>
            </w:pPr>
            <w:proofErr w:type="gramStart"/>
            <w:r>
              <w:rPr>
                <w:sz w:val="24"/>
              </w:rPr>
              <w:t>VARCHAR(</w:t>
            </w:r>
            <w:proofErr w:type="gramEnd"/>
            <w:r>
              <w:rPr>
                <w:sz w:val="24"/>
              </w:rPr>
              <w:t xml:space="preserve">25) </w:t>
            </w:r>
          </w:p>
        </w:tc>
        <w:tc>
          <w:tcPr>
            <w:tcW w:w="1647" w:type="dxa"/>
            <w:tcBorders>
              <w:top w:val="single" w:sz="4" w:space="0" w:color="000000"/>
              <w:left w:val="single" w:sz="4" w:space="0" w:color="000000"/>
              <w:bottom w:val="single" w:sz="4" w:space="0" w:color="000000"/>
              <w:right w:val="single" w:sz="4" w:space="0" w:color="000000"/>
            </w:tcBorders>
          </w:tcPr>
          <w:p w14:paraId="4C6B0AF9" w14:textId="77777777" w:rsidR="00830FBA" w:rsidRDefault="00830FBA" w:rsidP="009B0A73">
            <w:r>
              <w:rPr>
                <w:sz w:val="24"/>
              </w:rPr>
              <w:t xml:space="preserve">Yes </w:t>
            </w:r>
          </w:p>
        </w:tc>
        <w:tc>
          <w:tcPr>
            <w:tcW w:w="4846" w:type="dxa"/>
            <w:tcBorders>
              <w:top w:val="single" w:sz="4" w:space="0" w:color="000000"/>
              <w:left w:val="single" w:sz="4" w:space="0" w:color="000000"/>
              <w:bottom w:val="single" w:sz="4" w:space="0" w:color="000000"/>
              <w:right w:val="single" w:sz="4" w:space="0" w:color="000000"/>
            </w:tcBorders>
          </w:tcPr>
          <w:p w14:paraId="4190CBFF" w14:textId="77777777" w:rsidR="00830FBA" w:rsidRDefault="00830FBA" w:rsidP="009B0A73">
            <w:r>
              <w:rPr>
                <w:sz w:val="24"/>
              </w:rPr>
              <w:t xml:space="preserve">Unique ID generated for each record. </w:t>
            </w:r>
          </w:p>
        </w:tc>
      </w:tr>
    </w:tbl>
    <w:p w14:paraId="66F368FB" w14:textId="77777777" w:rsidR="00830FBA" w:rsidRDefault="00830FBA" w:rsidP="00830FBA">
      <w:pPr>
        <w:spacing w:after="53"/>
        <w:ind w:left="932"/>
      </w:pPr>
      <w:r>
        <w:rPr>
          <w:sz w:val="24"/>
        </w:rPr>
        <w:t xml:space="preserve"> </w:t>
      </w:r>
    </w:p>
    <w:p w14:paraId="230F585A" w14:textId="20F4E59D" w:rsidR="00830FBA" w:rsidRDefault="00830FBA" w:rsidP="00E21378">
      <w:pPr>
        <w:pStyle w:val="Heading2"/>
        <w:numPr>
          <w:ilvl w:val="1"/>
          <w:numId w:val="16"/>
        </w:numPr>
      </w:pPr>
      <w:bookmarkStart w:id="136" w:name="_Toc188379686"/>
      <w:bookmarkStart w:id="137" w:name="_Toc1007269"/>
      <w:r w:rsidRPr="00DF6C8E">
        <w:t>Validations</w:t>
      </w:r>
      <w:bookmarkEnd w:id="136"/>
      <w:r w:rsidRPr="00DF6C8E">
        <w:t xml:space="preserve"> </w:t>
      </w:r>
      <w:bookmarkEnd w:id="137"/>
    </w:p>
    <w:p w14:paraId="454548E4" w14:textId="77777777" w:rsidR="00D2760D" w:rsidRDefault="00D2760D" w:rsidP="00D2760D"/>
    <w:p w14:paraId="425DBBA8" w14:textId="3094531D" w:rsidR="00D2760D" w:rsidRPr="00D46082" w:rsidRDefault="00D2760D" w:rsidP="00D2760D">
      <w:r>
        <w:t xml:space="preserve"> Refer below table for the field specification </w:t>
      </w:r>
    </w:p>
    <w:p w14:paraId="3B75FFA8" w14:textId="5958E533" w:rsidR="00D2760D" w:rsidRPr="00D2760D" w:rsidRDefault="00D2760D" w:rsidP="00D2760D"/>
    <w:tbl>
      <w:tblPr>
        <w:tblStyle w:val="TableGrid"/>
        <w:tblW w:w="0" w:type="auto"/>
        <w:tblInd w:w="-113" w:type="dxa"/>
        <w:tblLook w:val="04A0" w:firstRow="1" w:lastRow="0" w:firstColumn="1" w:lastColumn="0" w:noHBand="0" w:noVBand="1"/>
      </w:tblPr>
      <w:tblGrid>
        <w:gridCol w:w="758"/>
        <w:gridCol w:w="2511"/>
        <w:gridCol w:w="3798"/>
        <w:gridCol w:w="3067"/>
      </w:tblGrid>
      <w:tr w:rsidR="00D374F5" w14:paraId="5A3D61B2" w14:textId="77777777" w:rsidTr="00D2760D">
        <w:trPr>
          <w:trHeight w:val="299"/>
        </w:trPr>
        <w:tc>
          <w:tcPr>
            <w:tcW w:w="758" w:type="dxa"/>
            <w:shd w:val="clear" w:color="auto" w:fill="F4B083" w:themeFill="accent2" w:themeFillTint="99"/>
          </w:tcPr>
          <w:p w14:paraId="6EC830C0" w14:textId="4729AEF4" w:rsidR="00D374F5" w:rsidRDefault="00D374F5" w:rsidP="00E21378">
            <w:pPr>
              <w:pStyle w:val="ListParagraph"/>
              <w:ind w:left="0"/>
            </w:pPr>
            <w:r>
              <w:t>Sr.NO</w:t>
            </w:r>
          </w:p>
        </w:tc>
        <w:tc>
          <w:tcPr>
            <w:tcW w:w="2511" w:type="dxa"/>
            <w:shd w:val="clear" w:color="auto" w:fill="F4B083" w:themeFill="accent2" w:themeFillTint="99"/>
          </w:tcPr>
          <w:p w14:paraId="110332F5" w14:textId="180CDDE9" w:rsidR="00D374F5" w:rsidRDefault="00D374F5" w:rsidP="00E21378">
            <w:pPr>
              <w:pStyle w:val="ListParagraph"/>
              <w:ind w:left="0"/>
            </w:pPr>
            <w:r>
              <w:t xml:space="preserve">Field Name </w:t>
            </w:r>
          </w:p>
        </w:tc>
        <w:tc>
          <w:tcPr>
            <w:tcW w:w="3798" w:type="dxa"/>
            <w:shd w:val="clear" w:color="auto" w:fill="F4B083" w:themeFill="accent2" w:themeFillTint="99"/>
          </w:tcPr>
          <w:p w14:paraId="7E011956" w14:textId="19370F78" w:rsidR="00D374F5" w:rsidRDefault="00D374F5" w:rsidP="00E21378">
            <w:pPr>
              <w:pStyle w:val="ListParagraph"/>
              <w:ind w:left="0"/>
            </w:pPr>
            <w:r>
              <w:t xml:space="preserve">Condition </w:t>
            </w:r>
          </w:p>
        </w:tc>
        <w:tc>
          <w:tcPr>
            <w:tcW w:w="3067" w:type="dxa"/>
            <w:shd w:val="clear" w:color="auto" w:fill="F4B083" w:themeFill="accent2" w:themeFillTint="99"/>
          </w:tcPr>
          <w:p w14:paraId="42C6A890" w14:textId="5E40FB9A" w:rsidR="00D374F5" w:rsidRDefault="00D374F5" w:rsidP="00E21378">
            <w:pPr>
              <w:pStyle w:val="ListParagraph"/>
              <w:ind w:left="0"/>
            </w:pPr>
            <w:r>
              <w:t xml:space="preserve">Validation </w:t>
            </w:r>
          </w:p>
        </w:tc>
      </w:tr>
      <w:tr w:rsidR="00D374F5" w14:paraId="75E5C9CD" w14:textId="77777777" w:rsidTr="00D2760D">
        <w:trPr>
          <w:trHeight w:val="562"/>
        </w:trPr>
        <w:tc>
          <w:tcPr>
            <w:tcW w:w="758" w:type="dxa"/>
          </w:tcPr>
          <w:p w14:paraId="7FD9CB24" w14:textId="4990E60E" w:rsidR="00D374F5" w:rsidRDefault="00D374F5" w:rsidP="00E21378">
            <w:pPr>
              <w:pStyle w:val="ListParagraph"/>
              <w:ind w:left="0"/>
            </w:pPr>
            <w:r>
              <w:t>1</w:t>
            </w:r>
          </w:p>
        </w:tc>
        <w:tc>
          <w:tcPr>
            <w:tcW w:w="2511" w:type="dxa"/>
          </w:tcPr>
          <w:p w14:paraId="61533058" w14:textId="061CA89F" w:rsidR="00D374F5" w:rsidRDefault="00D374F5" w:rsidP="00E21378">
            <w:pPr>
              <w:pStyle w:val="ListParagraph"/>
              <w:ind w:left="0"/>
            </w:pPr>
            <w:proofErr w:type="spellStart"/>
            <w:r>
              <w:t>TransactionType</w:t>
            </w:r>
            <w:proofErr w:type="spellEnd"/>
          </w:p>
        </w:tc>
        <w:tc>
          <w:tcPr>
            <w:tcW w:w="3798" w:type="dxa"/>
          </w:tcPr>
          <w:p w14:paraId="2D4484B9" w14:textId="690EFDDF" w:rsidR="00D374F5" w:rsidRDefault="00D374F5" w:rsidP="00E21378">
            <w:pPr>
              <w:pStyle w:val="ListParagraph"/>
              <w:ind w:left="0"/>
            </w:pPr>
            <w:r>
              <w:t xml:space="preserve">If wrong parameter passed in </w:t>
            </w:r>
            <w:proofErr w:type="spellStart"/>
            <w:r>
              <w:t>Transactiontype</w:t>
            </w:r>
            <w:proofErr w:type="spellEnd"/>
            <w:r>
              <w:t xml:space="preserve"> </w:t>
            </w:r>
          </w:p>
        </w:tc>
        <w:tc>
          <w:tcPr>
            <w:tcW w:w="3067" w:type="dxa"/>
          </w:tcPr>
          <w:p w14:paraId="4F727B02" w14:textId="4062D44C" w:rsidR="00D374F5" w:rsidRDefault="00D374F5" w:rsidP="00E21378">
            <w:pPr>
              <w:pStyle w:val="ListParagraph"/>
              <w:ind w:left="0"/>
            </w:pPr>
            <w:r>
              <w:t xml:space="preserve">Accrued charges cannot be passed due to invalid transaction name, </w:t>
            </w:r>
          </w:p>
        </w:tc>
      </w:tr>
      <w:tr w:rsidR="00D374F5" w14:paraId="4A275609" w14:textId="77777777" w:rsidTr="00D2760D">
        <w:trPr>
          <w:trHeight w:val="598"/>
        </w:trPr>
        <w:tc>
          <w:tcPr>
            <w:tcW w:w="758" w:type="dxa"/>
          </w:tcPr>
          <w:p w14:paraId="0B7BA1A8" w14:textId="56D67AEE" w:rsidR="00D374F5" w:rsidRDefault="00D374F5" w:rsidP="00E21378">
            <w:pPr>
              <w:pStyle w:val="ListParagraph"/>
              <w:ind w:left="0"/>
            </w:pPr>
            <w:r>
              <w:t>2</w:t>
            </w:r>
          </w:p>
        </w:tc>
        <w:tc>
          <w:tcPr>
            <w:tcW w:w="2511" w:type="dxa"/>
          </w:tcPr>
          <w:p w14:paraId="20F557F7" w14:textId="4F577EB7" w:rsidR="00D374F5" w:rsidRDefault="00D374F5" w:rsidP="00E21378">
            <w:pPr>
              <w:pStyle w:val="ListParagraph"/>
              <w:ind w:left="0"/>
            </w:pPr>
            <w:proofErr w:type="spellStart"/>
            <w:r>
              <w:t>TransactionType</w:t>
            </w:r>
            <w:proofErr w:type="spellEnd"/>
          </w:p>
        </w:tc>
        <w:tc>
          <w:tcPr>
            <w:tcW w:w="3798" w:type="dxa"/>
          </w:tcPr>
          <w:p w14:paraId="168AFAD3" w14:textId="14001F00" w:rsidR="00D374F5" w:rsidRDefault="00D374F5" w:rsidP="00E21378">
            <w:pPr>
              <w:pStyle w:val="ListParagraph"/>
              <w:ind w:left="0"/>
            </w:pPr>
            <w:r>
              <w:t>If transaction type passed manual posting and accrued interest “0”.</w:t>
            </w:r>
          </w:p>
        </w:tc>
        <w:tc>
          <w:tcPr>
            <w:tcW w:w="3067" w:type="dxa"/>
          </w:tcPr>
          <w:p w14:paraId="7F3C5F77" w14:textId="06BF6B8A" w:rsidR="00D374F5" w:rsidRDefault="00D2760D" w:rsidP="00E21378">
            <w:pPr>
              <w:pStyle w:val="ListParagraph"/>
              <w:ind w:left="0"/>
            </w:pPr>
            <w:r>
              <w:t>No accrued interest for posting.</w:t>
            </w:r>
          </w:p>
        </w:tc>
      </w:tr>
    </w:tbl>
    <w:p w14:paraId="4D2E6317" w14:textId="1C935453" w:rsidR="00E21378" w:rsidRPr="00E21378" w:rsidRDefault="00E21378" w:rsidP="00E21378">
      <w:pPr>
        <w:pStyle w:val="ListParagraph"/>
        <w:ind w:left="863"/>
      </w:pPr>
    </w:p>
    <w:p w14:paraId="077BAC66" w14:textId="77777777" w:rsidR="00830FBA" w:rsidRDefault="00830FBA" w:rsidP="00830FBA">
      <w:pPr>
        <w:ind w:left="932"/>
      </w:pPr>
      <w:r>
        <w:rPr>
          <w:sz w:val="24"/>
        </w:rPr>
        <w:t xml:space="preserve"> </w:t>
      </w:r>
    </w:p>
    <w:p w14:paraId="2E9188CB" w14:textId="77777777" w:rsidR="00830FBA" w:rsidRDefault="00830FBA" w:rsidP="00830FBA">
      <w:pPr>
        <w:spacing w:after="195"/>
      </w:pPr>
      <w:r>
        <w:rPr>
          <w:sz w:val="24"/>
        </w:rPr>
        <w:t xml:space="preserve"> </w:t>
      </w:r>
    </w:p>
    <w:p w14:paraId="20398F04" w14:textId="2A2944F5" w:rsidR="00830FBA" w:rsidRDefault="00830FBA" w:rsidP="00E42DE3">
      <w:pPr>
        <w:pStyle w:val="Heading2"/>
        <w:numPr>
          <w:ilvl w:val="1"/>
          <w:numId w:val="16"/>
        </w:numPr>
      </w:pPr>
      <w:bookmarkStart w:id="138" w:name="_Toc188379687"/>
      <w:bookmarkStart w:id="139" w:name="_Toc1007270"/>
      <w:r w:rsidRPr="00DF6C8E">
        <w:t>Sample JSON Response</w:t>
      </w:r>
      <w:bookmarkEnd w:id="138"/>
      <w:r w:rsidRPr="00DF6C8E">
        <w:t xml:space="preserve"> </w:t>
      </w:r>
      <w:bookmarkEnd w:id="139"/>
    </w:p>
    <w:p w14:paraId="2C1E9563" w14:textId="77777777" w:rsidR="00D2760D" w:rsidRDefault="00D2760D" w:rsidP="00D2760D">
      <w:pPr>
        <w:pStyle w:val="ListParagraph"/>
        <w:spacing w:after="166" w:line="250" w:lineRule="auto"/>
        <w:ind w:left="683" w:right="4"/>
      </w:pPr>
    </w:p>
    <w:p w14:paraId="0C4733B0" w14:textId="2C55C38B" w:rsidR="00D2760D" w:rsidRPr="00D2760D" w:rsidRDefault="00D2760D" w:rsidP="00D2760D">
      <w:pPr>
        <w:spacing w:after="166" w:line="250" w:lineRule="auto"/>
        <w:ind w:right="4"/>
      </w:pPr>
      <w:r>
        <w:t>Refer below the JSON response</w:t>
      </w:r>
    </w:p>
    <w:tbl>
      <w:tblPr>
        <w:tblStyle w:val="TableGrid"/>
        <w:tblW w:w="0" w:type="auto"/>
        <w:tblLook w:val="04A0" w:firstRow="1" w:lastRow="0" w:firstColumn="1" w:lastColumn="0" w:noHBand="0" w:noVBand="1"/>
      </w:tblPr>
      <w:tblGrid>
        <w:gridCol w:w="10790"/>
      </w:tblGrid>
      <w:tr w:rsidR="00E42DE3" w14:paraId="495C0D55" w14:textId="77777777" w:rsidTr="00E42DE3">
        <w:tc>
          <w:tcPr>
            <w:tcW w:w="10790" w:type="dxa"/>
          </w:tcPr>
          <w:p w14:paraId="18194849" w14:textId="77777777" w:rsidR="00E42DE3" w:rsidRPr="00E42DE3" w:rsidRDefault="00E42DE3" w:rsidP="00E42DE3">
            <w:pPr>
              <w:pStyle w:val="NormalWeb"/>
              <w:rPr>
                <w:rFonts w:ascii="Segoe UI" w:eastAsia="Times New Roman" w:hAnsi="Segoe UI" w:cs="Segoe UI"/>
                <w:sz w:val="21"/>
                <w:szCs w:val="21"/>
                <w:lang w:val="en-IN" w:eastAsia="en-IN"/>
              </w:rPr>
            </w:pPr>
            <w:r>
              <w:tab/>
            </w:r>
            <w:r w:rsidRPr="00E42DE3">
              <w:rPr>
                <w:rFonts w:ascii="Segoe UI" w:eastAsia="Times New Roman" w:hAnsi="Segoe UI" w:cs="Segoe UI"/>
                <w:sz w:val="21"/>
                <w:szCs w:val="21"/>
                <w:lang w:val="en-IN" w:eastAsia="en-IN"/>
              </w:rPr>
              <w:t>{</w:t>
            </w:r>
            <w:r w:rsidRPr="00E42DE3">
              <w:rPr>
                <w:rFonts w:ascii="Segoe UI" w:eastAsia="Times New Roman" w:hAnsi="Segoe UI" w:cs="Segoe UI"/>
                <w:sz w:val="21"/>
                <w:szCs w:val="21"/>
                <w:lang w:val="en-IN" w:eastAsia="en-IN"/>
              </w:rPr>
              <w:br/>
              <w:t>    "</w:t>
            </w:r>
            <w:proofErr w:type="spellStart"/>
            <w:r w:rsidRPr="00E42DE3">
              <w:rPr>
                <w:rFonts w:ascii="Segoe UI" w:eastAsia="Times New Roman" w:hAnsi="Segoe UI" w:cs="Segoe UI"/>
                <w:sz w:val="21"/>
                <w:szCs w:val="21"/>
                <w:lang w:val="en-IN" w:eastAsia="en-IN"/>
              </w:rPr>
              <w:t>SaveReceiptData</w:t>
            </w:r>
            <w:proofErr w:type="spellEnd"/>
            <w:r w:rsidRPr="00E42DE3">
              <w:rPr>
                <w:rFonts w:ascii="Segoe UI" w:eastAsia="Times New Roman" w:hAnsi="Segoe UI" w:cs="Segoe UI"/>
                <w:sz w:val="21"/>
                <w:szCs w:val="21"/>
                <w:lang w:val="en-IN" w:eastAsia="en-IN"/>
              </w:rPr>
              <w:t>": [</w:t>
            </w:r>
            <w:r w:rsidRPr="00E42DE3">
              <w:rPr>
                <w:rFonts w:ascii="Segoe UI" w:eastAsia="Times New Roman" w:hAnsi="Segoe UI" w:cs="Segoe UI"/>
                <w:sz w:val="21"/>
                <w:szCs w:val="21"/>
                <w:lang w:val="en-IN" w:eastAsia="en-IN"/>
              </w:rPr>
              <w:br/>
              <w:t>        {</w:t>
            </w:r>
            <w:r w:rsidRPr="00E42DE3">
              <w:rPr>
                <w:rFonts w:ascii="Segoe UI" w:eastAsia="Times New Roman" w:hAnsi="Segoe UI" w:cs="Segoe UI"/>
                <w:sz w:val="21"/>
                <w:szCs w:val="21"/>
                <w:lang w:val="en-IN" w:eastAsia="en-IN"/>
              </w:rPr>
              <w:br/>
              <w:t>            "</w:t>
            </w:r>
            <w:proofErr w:type="spellStart"/>
            <w:r w:rsidRPr="00E42DE3">
              <w:rPr>
                <w:rFonts w:ascii="Segoe UI" w:eastAsia="Times New Roman" w:hAnsi="Segoe UI" w:cs="Segoe UI"/>
                <w:sz w:val="21"/>
                <w:szCs w:val="21"/>
                <w:lang w:val="en-IN" w:eastAsia="en-IN"/>
              </w:rPr>
              <w:t>LoanAmount</w:t>
            </w:r>
            <w:proofErr w:type="spellEnd"/>
            <w:r w:rsidRPr="00E42DE3">
              <w:rPr>
                <w:rFonts w:ascii="Segoe UI" w:eastAsia="Times New Roman" w:hAnsi="Segoe UI" w:cs="Segoe UI"/>
                <w:sz w:val="21"/>
                <w:szCs w:val="21"/>
                <w:lang w:val="en-IN" w:eastAsia="en-IN"/>
              </w:rPr>
              <w:t>": "0.00",</w:t>
            </w:r>
            <w:r w:rsidRPr="00E42DE3">
              <w:rPr>
                <w:rFonts w:ascii="Segoe UI" w:eastAsia="Times New Roman" w:hAnsi="Segoe UI" w:cs="Segoe UI"/>
                <w:sz w:val="21"/>
                <w:szCs w:val="21"/>
                <w:lang w:val="en-IN" w:eastAsia="en-IN"/>
              </w:rPr>
              <w:br/>
              <w:t>            "</w:t>
            </w:r>
            <w:proofErr w:type="spellStart"/>
            <w:r w:rsidRPr="00E42DE3">
              <w:rPr>
                <w:rFonts w:ascii="Segoe UI" w:eastAsia="Times New Roman" w:hAnsi="Segoe UI" w:cs="Segoe UI"/>
                <w:sz w:val="21"/>
                <w:szCs w:val="21"/>
                <w:lang w:val="en-IN" w:eastAsia="en-IN"/>
              </w:rPr>
              <w:t>InterestAmount</w:t>
            </w:r>
            <w:proofErr w:type="spellEnd"/>
            <w:r w:rsidRPr="00E42DE3">
              <w:rPr>
                <w:rFonts w:ascii="Segoe UI" w:eastAsia="Times New Roman" w:hAnsi="Segoe UI" w:cs="Segoe UI"/>
                <w:sz w:val="21"/>
                <w:szCs w:val="21"/>
                <w:lang w:val="en-IN" w:eastAsia="en-IN"/>
              </w:rPr>
              <w:t>": "0.00",</w:t>
            </w:r>
            <w:r w:rsidRPr="00E42DE3">
              <w:rPr>
                <w:rFonts w:ascii="Segoe UI" w:eastAsia="Times New Roman" w:hAnsi="Segoe UI" w:cs="Segoe UI"/>
                <w:sz w:val="21"/>
                <w:szCs w:val="21"/>
                <w:lang w:val="en-IN" w:eastAsia="en-IN"/>
              </w:rPr>
              <w:br/>
              <w:t>            "</w:t>
            </w:r>
            <w:proofErr w:type="spellStart"/>
            <w:r w:rsidRPr="00E42DE3">
              <w:rPr>
                <w:rFonts w:ascii="Segoe UI" w:eastAsia="Times New Roman" w:hAnsi="Segoe UI" w:cs="Segoe UI"/>
                <w:sz w:val="21"/>
                <w:szCs w:val="21"/>
                <w:lang w:val="en-IN" w:eastAsia="en-IN"/>
              </w:rPr>
              <w:t>RecordStatusCode</w:t>
            </w:r>
            <w:proofErr w:type="spellEnd"/>
            <w:r w:rsidRPr="00E42DE3">
              <w:rPr>
                <w:rFonts w:ascii="Segoe UI" w:eastAsia="Times New Roman" w:hAnsi="Segoe UI" w:cs="Segoe UI"/>
                <w:sz w:val="21"/>
                <w:szCs w:val="21"/>
                <w:lang w:val="en-IN" w:eastAsia="en-IN"/>
              </w:rPr>
              <w:t>": "1",</w:t>
            </w:r>
            <w:r w:rsidRPr="00E42DE3">
              <w:rPr>
                <w:rFonts w:ascii="Segoe UI" w:eastAsia="Times New Roman" w:hAnsi="Segoe UI" w:cs="Segoe UI"/>
                <w:sz w:val="21"/>
                <w:szCs w:val="21"/>
                <w:lang w:val="en-IN" w:eastAsia="en-IN"/>
              </w:rPr>
              <w:br/>
              <w:t>            "</w:t>
            </w:r>
            <w:proofErr w:type="spellStart"/>
            <w:r w:rsidRPr="00E42DE3">
              <w:rPr>
                <w:rFonts w:ascii="Segoe UI" w:eastAsia="Times New Roman" w:hAnsi="Segoe UI" w:cs="Segoe UI"/>
                <w:sz w:val="21"/>
                <w:szCs w:val="21"/>
                <w:lang w:val="en-IN" w:eastAsia="en-IN"/>
              </w:rPr>
              <w:t>ExcessAmount</w:t>
            </w:r>
            <w:proofErr w:type="spellEnd"/>
            <w:r w:rsidRPr="00E42DE3">
              <w:rPr>
                <w:rFonts w:ascii="Segoe UI" w:eastAsia="Times New Roman" w:hAnsi="Segoe UI" w:cs="Segoe UI"/>
                <w:sz w:val="21"/>
                <w:szCs w:val="21"/>
                <w:lang w:val="en-IN" w:eastAsia="en-IN"/>
              </w:rPr>
              <w:t>": "0.00",</w:t>
            </w:r>
            <w:r w:rsidRPr="00E42DE3">
              <w:rPr>
                <w:rFonts w:ascii="Segoe UI" w:eastAsia="Times New Roman" w:hAnsi="Segoe UI" w:cs="Segoe UI"/>
                <w:sz w:val="21"/>
                <w:szCs w:val="21"/>
                <w:lang w:val="en-IN" w:eastAsia="en-IN"/>
              </w:rPr>
              <w:br/>
              <w:t>            "</w:t>
            </w:r>
            <w:proofErr w:type="spellStart"/>
            <w:r w:rsidRPr="00E42DE3">
              <w:rPr>
                <w:rFonts w:ascii="Segoe UI" w:eastAsia="Times New Roman" w:hAnsi="Segoe UI" w:cs="Segoe UI"/>
                <w:sz w:val="21"/>
                <w:szCs w:val="21"/>
                <w:lang w:val="en-IN" w:eastAsia="en-IN"/>
              </w:rPr>
              <w:t>PenalInterestAmount</w:t>
            </w:r>
            <w:proofErr w:type="spellEnd"/>
            <w:r w:rsidRPr="00E42DE3">
              <w:rPr>
                <w:rFonts w:ascii="Segoe UI" w:eastAsia="Times New Roman" w:hAnsi="Segoe UI" w:cs="Segoe UI"/>
                <w:sz w:val="21"/>
                <w:szCs w:val="21"/>
                <w:lang w:val="en-IN" w:eastAsia="en-IN"/>
              </w:rPr>
              <w:t>": "0.00",</w:t>
            </w:r>
            <w:r w:rsidRPr="00E42DE3">
              <w:rPr>
                <w:rFonts w:ascii="Segoe UI" w:eastAsia="Times New Roman" w:hAnsi="Segoe UI" w:cs="Segoe UI"/>
                <w:sz w:val="21"/>
                <w:szCs w:val="21"/>
                <w:lang w:val="en-IN" w:eastAsia="en-IN"/>
              </w:rPr>
              <w:br/>
              <w:t>            "</w:t>
            </w:r>
            <w:proofErr w:type="spellStart"/>
            <w:r w:rsidRPr="00E42DE3">
              <w:rPr>
                <w:rFonts w:ascii="Segoe UI" w:eastAsia="Times New Roman" w:hAnsi="Segoe UI" w:cs="Segoe UI"/>
                <w:sz w:val="21"/>
                <w:szCs w:val="21"/>
                <w:lang w:val="en-IN" w:eastAsia="en-IN"/>
              </w:rPr>
              <w:t>UniqueRecordID</w:t>
            </w:r>
            <w:proofErr w:type="spellEnd"/>
            <w:r w:rsidRPr="00E42DE3">
              <w:rPr>
                <w:rFonts w:ascii="Segoe UI" w:eastAsia="Times New Roman" w:hAnsi="Segoe UI" w:cs="Segoe UI"/>
                <w:sz w:val="21"/>
                <w:szCs w:val="21"/>
                <w:lang w:val="en-IN" w:eastAsia="en-IN"/>
              </w:rPr>
              <w:t>": "2994820",</w:t>
            </w:r>
            <w:r w:rsidRPr="00E42DE3">
              <w:rPr>
                <w:rFonts w:ascii="Segoe UI" w:eastAsia="Times New Roman" w:hAnsi="Segoe UI" w:cs="Segoe UI"/>
                <w:sz w:val="21"/>
                <w:szCs w:val="21"/>
                <w:lang w:val="en-IN" w:eastAsia="en-IN"/>
              </w:rPr>
              <w:br/>
              <w:t>            "Remarks": "        ",</w:t>
            </w:r>
            <w:r w:rsidRPr="00E42DE3">
              <w:rPr>
                <w:rFonts w:ascii="Segoe UI" w:eastAsia="Times New Roman" w:hAnsi="Segoe UI" w:cs="Segoe UI"/>
                <w:sz w:val="21"/>
                <w:szCs w:val="21"/>
                <w:lang w:val="en-IN" w:eastAsia="en-IN"/>
              </w:rPr>
              <w:br/>
              <w:t>            "</w:t>
            </w:r>
            <w:proofErr w:type="spellStart"/>
            <w:r w:rsidRPr="00E42DE3">
              <w:rPr>
                <w:rFonts w:ascii="Segoe UI" w:eastAsia="Times New Roman" w:hAnsi="Segoe UI" w:cs="Segoe UI"/>
                <w:sz w:val="21"/>
                <w:szCs w:val="21"/>
                <w:lang w:val="en-IN" w:eastAsia="en-IN"/>
              </w:rPr>
              <w:t>ChargesAmount</w:t>
            </w:r>
            <w:proofErr w:type="spellEnd"/>
            <w:r w:rsidRPr="00E42DE3">
              <w:rPr>
                <w:rFonts w:ascii="Segoe UI" w:eastAsia="Times New Roman" w:hAnsi="Segoe UI" w:cs="Segoe UI"/>
                <w:sz w:val="21"/>
                <w:szCs w:val="21"/>
                <w:lang w:val="en-IN" w:eastAsia="en-IN"/>
              </w:rPr>
              <w:t>": "0.00"</w:t>
            </w:r>
            <w:r w:rsidRPr="00E42DE3">
              <w:rPr>
                <w:rFonts w:ascii="Segoe UI" w:eastAsia="Times New Roman" w:hAnsi="Segoe UI" w:cs="Segoe UI"/>
                <w:sz w:val="21"/>
                <w:szCs w:val="21"/>
                <w:lang w:val="en-IN" w:eastAsia="en-IN"/>
              </w:rPr>
              <w:br/>
              <w:t>        }</w:t>
            </w:r>
            <w:r w:rsidRPr="00E42DE3">
              <w:rPr>
                <w:rFonts w:ascii="Segoe UI" w:eastAsia="Times New Roman" w:hAnsi="Segoe UI" w:cs="Segoe UI"/>
                <w:sz w:val="21"/>
                <w:szCs w:val="21"/>
                <w:lang w:val="en-IN" w:eastAsia="en-IN"/>
              </w:rPr>
              <w:br/>
              <w:t>    ],</w:t>
            </w:r>
            <w:r w:rsidRPr="00E42DE3">
              <w:rPr>
                <w:rFonts w:ascii="Segoe UI" w:eastAsia="Times New Roman" w:hAnsi="Segoe UI" w:cs="Segoe UI"/>
                <w:sz w:val="21"/>
                <w:szCs w:val="21"/>
                <w:lang w:val="en-IN" w:eastAsia="en-IN"/>
              </w:rPr>
              <w:br/>
              <w:t>    "status": {</w:t>
            </w:r>
            <w:r w:rsidRPr="00E42DE3">
              <w:rPr>
                <w:rFonts w:ascii="Segoe UI" w:eastAsia="Times New Roman" w:hAnsi="Segoe UI" w:cs="Segoe UI"/>
                <w:sz w:val="21"/>
                <w:szCs w:val="21"/>
                <w:lang w:val="en-IN" w:eastAsia="en-IN"/>
              </w:rPr>
              <w:br/>
              <w:t>        "Status": "Success",</w:t>
            </w:r>
            <w:r w:rsidRPr="00E42DE3">
              <w:rPr>
                <w:rFonts w:ascii="Segoe UI" w:eastAsia="Times New Roman" w:hAnsi="Segoe UI" w:cs="Segoe UI"/>
                <w:sz w:val="21"/>
                <w:szCs w:val="21"/>
                <w:lang w:val="en-IN" w:eastAsia="en-IN"/>
              </w:rPr>
              <w:br/>
              <w:t>        "Remarks": "",</w:t>
            </w:r>
            <w:r w:rsidRPr="00E42DE3">
              <w:rPr>
                <w:rFonts w:ascii="Segoe UI" w:eastAsia="Times New Roman" w:hAnsi="Segoe UI" w:cs="Segoe UI"/>
                <w:sz w:val="21"/>
                <w:szCs w:val="21"/>
                <w:lang w:val="en-IN" w:eastAsia="en-IN"/>
              </w:rPr>
              <w:br/>
              <w:t>        "Code": "01"</w:t>
            </w:r>
            <w:r w:rsidRPr="00E42DE3">
              <w:rPr>
                <w:rFonts w:ascii="Segoe UI" w:eastAsia="Times New Roman" w:hAnsi="Segoe UI" w:cs="Segoe UI"/>
                <w:sz w:val="21"/>
                <w:szCs w:val="21"/>
                <w:lang w:val="en-IN" w:eastAsia="en-IN"/>
              </w:rPr>
              <w:br/>
            </w:r>
            <w:r w:rsidRPr="00E42DE3">
              <w:rPr>
                <w:rFonts w:ascii="Segoe UI" w:eastAsia="Times New Roman" w:hAnsi="Segoe UI" w:cs="Segoe UI"/>
                <w:sz w:val="21"/>
                <w:szCs w:val="21"/>
                <w:lang w:val="en-IN" w:eastAsia="en-IN"/>
              </w:rPr>
              <w:lastRenderedPageBreak/>
              <w:t>    }</w:t>
            </w:r>
            <w:r w:rsidRPr="00E42DE3">
              <w:rPr>
                <w:rFonts w:ascii="Segoe UI" w:eastAsia="Times New Roman" w:hAnsi="Segoe UI" w:cs="Segoe UI"/>
                <w:sz w:val="21"/>
                <w:szCs w:val="21"/>
                <w:lang w:val="en-IN" w:eastAsia="en-IN"/>
              </w:rPr>
              <w:br/>
              <w:t>}</w:t>
            </w:r>
          </w:p>
          <w:p w14:paraId="606CCF5D" w14:textId="1CF6E22D" w:rsidR="00E42DE3" w:rsidRDefault="00E42DE3" w:rsidP="00E42DE3">
            <w:pPr>
              <w:tabs>
                <w:tab w:val="left" w:pos="1753"/>
              </w:tabs>
            </w:pPr>
            <w:r w:rsidRPr="00E42DE3">
              <w:rPr>
                <w:rFonts w:ascii="Segoe UI" w:eastAsia="Times New Roman" w:hAnsi="Segoe UI" w:cs="Segoe UI"/>
                <w:sz w:val="21"/>
                <w:szCs w:val="21"/>
                <w:lang w:val="en-IN" w:eastAsia="en-IN"/>
              </w:rPr>
              <w:t> </w:t>
            </w:r>
          </w:p>
        </w:tc>
      </w:tr>
    </w:tbl>
    <w:p w14:paraId="6DC3BAF4" w14:textId="77777777" w:rsidR="00E42DE3" w:rsidRPr="00E42DE3" w:rsidRDefault="00E42DE3" w:rsidP="00E42DE3"/>
    <w:p w14:paraId="359B34E6" w14:textId="42B1491A" w:rsidR="00830FBA" w:rsidRDefault="00830FBA" w:rsidP="00D2760D">
      <w:pPr>
        <w:pStyle w:val="Heading2"/>
        <w:numPr>
          <w:ilvl w:val="1"/>
          <w:numId w:val="16"/>
        </w:numPr>
      </w:pPr>
      <w:bookmarkStart w:id="140" w:name="_Toc188379688"/>
      <w:bookmarkStart w:id="141" w:name="_Toc1007271"/>
      <w:r w:rsidRPr="00DF6C8E">
        <w:t>Sample JSON Response Specification details</w:t>
      </w:r>
      <w:bookmarkEnd w:id="140"/>
      <w:r w:rsidRPr="00DF6C8E">
        <w:t xml:space="preserve"> </w:t>
      </w:r>
      <w:bookmarkEnd w:id="141"/>
    </w:p>
    <w:p w14:paraId="264E5080" w14:textId="77777777" w:rsidR="00D2760D" w:rsidRPr="00D2760D" w:rsidRDefault="00D2760D" w:rsidP="00D2760D"/>
    <w:p w14:paraId="779350E9" w14:textId="45E968DC" w:rsidR="00D2760D" w:rsidRPr="00D2760D" w:rsidRDefault="00D2760D" w:rsidP="00D2760D">
      <w:r>
        <w:t>Refer below table for the field specification</w:t>
      </w:r>
    </w:p>
    <w:tbl>
      <w:tblPr>
        <w:tblStyle w:val="TableGrid0"/>
        <w:tblW w:w="10790" w:type="dxa"/>
        <w:tblInd w:w="6" w:type="dxa"/>
        <w:tblCellMar>
          <w:top w:w="52" w:type="dxa"/>
          <w:left w:w="107" w:type="dxa"/>
          <w:right w:w="96" w:type="dxa"/>
        </w:tblCellMar>
        <w:tblLook w:val="04A0" w:firstRow="1" w:lastRow="0" w:firstColumn="1" w:lastColumn="0" w:noHBand="0" w:noVBand="1"/>
      </w:tblPr>
      <w:tblGrid>
        <w:gridCol w:w="2296"/>
        <w:gridCol w:w="1665"/>
        <w:gridCol w:w="1532"/>
        <w:gridCol w:w="5297"/>
      </w:tblGrid>
      <w:tr w:rsidR="00830FBA" w14:paraId="3C4F11B1" w14:textId="77777777" w:rsidTr="009B0A73">
        <w:trPr>
          <w:trHeight w:val="886"/>
        </w:trPr>
        <w:tc>
          <w:tcPr>
            <w:tcW w:w="2296" w:type="dxa"/>
            <w:tcBorders>
              <w:top w:val="single" w:sz="4" w:space="0" w:color="000000"/>
              <w:left w:val="single" w:sz="4" w:space="0" w:color="000000"/>
              <w:bottom w:val="single" w:sz="4" w:space="0" w:color="000000"/>
              <w:right w:val="single" w:sz="4" w:space="0" w:color="000000"/>
            </w:tcBorders>
            <w:shd w:val="clear" w:color="auto" w:fill="F4B084"/>
            <w:vAlign w:val="center"/>
          </w:tcPr>
          <w:p w14:paraId="1E493851" w14:textId="77777777" w:rsidR="00830FBA" w:rsidRDefault="00830FBA" w:rsidP="009B0A73">
            <w:proofErr w:type="spellStart"/>
            <w:r>
              <w:rPr>
                <w:b/>
                <w:sz w:val="24"/>
              </w:rPr>
              <w:t>FieldName</w:t>
            </w:r>
            <w:proofErr w:type="spellEnd"/>
            <w:r>
              <w:rPr>
                <w:b/>
                <w:sz w:val="24"/>
              </w:rPr>
              <w:t xml:space="preserve"> </w:t>
            </w:r>
          </w:p>
        </w:tc>
        <w:tc>
          <w:tcPr>
            <w:tcW w:w="1665" w:type="dxa"/>
            <w:tcBorders>
              <w:top w:val="single" w:sz="4" w:space="0" w:color="000000"/>
              <w:left w:val="single" w:sz="4" w:space="0" w:color="000000"/>
              <w:bottom w:val="single" w:sz="4" w:space="0" w:color="000000"/>
              <w:right w:val="single" w:sz="4" w:space="0" w:color="000000"/>
            </w:tcBorders>
            <w:shd w:val="clear" w:color="auto" w:fill="F4B084"/>
            <w:vAlign w:val="center"/>
          </w:tcPr>
          <w:p w14:paraId="7A025051" w14:textId="77777777" w:rsidR="00830FBA" w:rsidRDefault="00830FBA" w:rsidP="009B0A73">
            <w:pPr>
              <w:ind w:left="4"/>
            </w:pPr>
            <w:proofErr w:type="spellStart"/>
            <w:proofErr w:type="gramStart"/>
            <w:r>
              <w:rPr>
                <w:b/>
                <w:sz w:val="24"/>
              </w:rPr>
              <w:t>DataType</w:t>
            </w:r>
            <w:proofErr w:type="spellEnd"/>
            <w:r>
              <w:rPr>
                <w:b/>
                <w:sz w:val="24"/>
              </w:rPr>
              <w:t>(</w:t>
            </w:r>
            <w:proofErr w:type="gramEnd"/>
            <w:r>
              <w:rPr>
                <w:b/>
                <w:sz w:val="24"/>
              </w:rPr>
              <w:t>Len</w:t>
            </w:r>
          </w:p>
          <w:p w14:paraId="45D02BE9" w14:textId="77777777" w:rsidR="00830FBA" w:rsidRDefault="00830FBA" w:rsidP="009B0A73">
            <w:pPr>
              <w:ind w:left="4"/>
            </w:pPr>
            <w:r>
              <w:rPr>
                <w:b/>
                <w:sz w:val="24"/>
              </w:rPr>
              <w:t xml:space="preserve">) </w:t>
            </w:r>
          </w:p>
        </w:tc>
        <w:tc>
          <w:tcPr>
            <w:tcW w:w="1532" w:type="dxa"/>
            <w:tcBorders>
              <w:top w:val="single" w:sz="4" w:space="0" w:color="000000"/>
              <w:left w:val="single" w:sz="4" w:space="0" w:color="000000"/>
              <w:bottom w:val="single" w:sz="4" w:space="0" w:color="000000"/>
              <w:right w:val="single" w:sz="4" w:space="0" w:color="000000"/>
            </w:tcBorders>
            <w:shd w:val="clear" w:color="auto" w:fill="F4B084"/>
          </w:tcPr>
          <w:p w14:paraId="5E31667B" w14:textId="77777777" w:rsidR="00830FBA" w:rsidRDefault="00830FBA" w:rsidP="009B0A73">
            <w:pPr>
              <w:ind w:left="2"/>
            </w:pPr>
            <w:r>
              <w:rPr>
                <w:b/>
                <w:sz w:val="24"/>
              </w:rPr>
              <w:t xml:space="preserve">Mandatory  </w:t>
            </w:r>
          </w:p>
          <w:p w14:paraId="2835588C" w14:textId="77777777" w:rsidR="00830FBA" w:rsidRDefault="00830FBA" w:rsidP="009B0A73">
            <w:pPr>
              <w:ind w:left="2"/>
            </w:pPr>
            <w:r>
              <w:rPr>
                <w:b/>
                <w:sz w:val="24"/>
              </w:rPr>
              <w:t>(Yes/No/CM</w:t>
            </w:r>
          </w:p>
          <w:p w14:paraId="2192C0DD" w14:textId="77777777" w:rsidR="00830FBA" w:rsidRDefault="00830FBA" w:rsidP="009B0A73">
            <w:pPr>
              <w:ind w:left="2"/>
            </w:pPr>
            <w:r>
              <w:rPr>
                <w:b/>
                <w:sz w:val="24"/>
              </w:rPr>
              <w:t xml:space="preserve">)  </w:t>
            </w:r>
          </w:p>
        </w:tc>
        <w:tc>
          <w:tcPr>
            <w:tcW w:w="5298" w:type="dxa"/>
            <w:tcBorders>
              <w:top w:val="single" w:sz="4" w:space="0" w:color="000000"/>
              <w:left w:val="single" w:sz="4" w:space="0" w:color="000000"/>
              <w:bottom w:val="single" w:sz="4" w:space="0" w:color="000000"/>
              <w:right w:val="single" w:sz="4" w:space="0" w:color="000000"/>
            </w:tcBorders>
            <w:shd w:val="clear" w:color="auto" w:fill="F4B084"/>
            <w:vAlign w:val="center"/>
          </w:tcPr>
          <w:p w14:paraId="15FD9523" w14:textId="77777777" w:rsidR="00830FBA" w:rsidRDefault="00830FBA" w:rsidP="009B0A73">
            <w:pPr>
              <w:ind w:left="2"/>
            </w:pPr>
            <w:r>
              <w:rPr>
                <w:b/>
                <w:sz w:val="24"/>
              </w:rPr>
              <w:t xml:space="preserve">Description </w:t>
            </w:r>
          </w:p>
        </w:tc>
      </w:tr>
      <w:tr w:rsidR="00830FBA" w14:paraId="3A248589" w14:textId="77777777" w:rsidTr="009B0A73">
        <w:trPr>
          <w:trHeight w:val="328"/>
        </w:trPr>
        <w:tc>
          <w:tcPr>
            <w:tcW w:w="10790" w:type="dxa"/>
            <w:gridSpan w:val="4"/>
            <w:tcBorders>
              <w:top w:val="single" w:sz="4" w:space="0" w:color="000000"/>
              <w:left w:val="single" w:sz="4" w:space="0" w:color="000000"/>
              <w:bottom w:val="single" w:sz="4" w:space="0" w:color="000000"/>
              <w:right w:val="single" w:sz="4" w:space="0" w:color="000000"/>
            </w:tcBorders>
          </w:tcPr>
          <w:p w14:paraId="4066930F" w14:textId="77777777" w:rsidR="00830FBA" w:rsidRDefault="00830FBA" w:rsidP="009B0A73">
            <w:proofErr w:type="spellStart"/>
            <w:r>
              <w:rPr>
                <w:sz w:val="24"/>
              </w:rPr>
              <w:t>SaveReceiptData</w:t>
            </w:r>
            <w:proofErr w:type="spellEnd"/>
            <w:r>
              <w:rPr>
                <w:sz w:val="24"/>
              </w:rPr>
              <w:t xml:space="preserve"> </w:t>
            </w:r>
          </w:p>
        </w:tc>
      </w:tr>
      <w:tr w:rsidR="00830FBA" w14:paraId="479F5CF7" w14:textId="77777777" w:rsidTr="009B0A73">
        <w:trPr>
          <w:trHeight w:val="610"/>
        </w:trPr>
        <w:tc>
          <w:tcPr>
            <w:tcW w:w="2296" w:type="dxa"/>
            <w:tcBorders>
              <w:top w:val="single" w:sz="4" w:space="0" w:color="000000"/>
              <w:left w:val="single" w:sz="4" w:space="0" w:color="000000"/>
              <w:bottom w:val="single" w:sz="4" w:space="0" w:color="000000"/>
              <w:right w:val="single" w:sz="4" w:space="0" w:color="000000"/>
            </w:tcBorders>
            <w:vAlign w:val="center"/>
          </w:tcPr>
          <w:p w14:paraId="26239F81" w14:textId="77777777" w:rsidR="00830FBA" w:rsidRDefault="00830FBA" w:rsidP="009B0A73">
            <w:proofErr w:type="spellStart"/>
            <w:r>
              <w:rPr>
                <w:sz w:val="24"/>
              </w:rPr>
              <w:t>UniqueRecordID</w:t>
            </w:r>
            <w:proofErr w:type="spellEnd"/>
            <w:r>
              <w:rPr>
                <w:sz w:val="24"/>
              </w:rPr>
              <w:t xml:space="preserve"> </w:t>
            </w:r>
          </w:p>
        </w:tc>
        <w:tc>
          <w:tcPr>
            <w:tcW w:w="1665" w:type="dxa"/>
            <w:tcBorders>
              <w:top w:val="single" w:sz="4" w:space="0" w:color="000000"/>
              <w:left w:val="single" w:sz="4" w:space="0" w:color="000000"/>
              <w:bottom w:val="single" w:sz="4" w:space="0" w:color="000000"/>
              <w:right w:val="single" w:sz="4" w:space="0" w:color="000000"/>
            </w:tcBorders>
            <w:vAlign w:val="center"/>
          </w:tcPr>
          <w:p w14:paraId="3FAADD52" w14:textId="77777777" w:rsidR="00830FBA" w:rsidRDefault="00830FBA" w:rsidP="009B0A73">
            <w:pPr>
              <w:ind w:left="4"/>
            </w:pPr>
            <w:proofErr w:type="gramStart"/>
            <w:r>
              <w:rPr>
                <w:b/>
                <w:sz w:val="24"/>
              </w:rPr>
              <w:t>Varchar(</w:t>
            </w:r>
            <w:proofErr w:type="gramEnd"/>
            <w:r>
              <w:rPr>
                <w:b/>
                <w:sz w:val="24"/>
              </w:rPr>
              <w:t xml:space="preserve">25) </w:t>
            </w:r>
          </w:p>
        </w:tc>
        <w:tc>
          <w:tcPr>
            <w:tcW w:w="1532" w:type="dxa"/>
            <w:tcBorders>
              <w:top w:val="single" w:sz="4" w:space="0" w:color="000000"/>
              <w:left w:val="single" w:sz="4" w:space="0" w:color="000000"/>
              <w:bottom w:val="single" w:sz="4" w:space="0" w:color="000000"/>
              <w:right w:val="single" w:sz="4" w:space="0" w:color="000000"/>
            </w:tcBorders>
            <w:vAlign w:val="center"/>
          </w:tcPr>
          <w:p w14:paraId="18F97B3E" w14:textId="77777777" w:rsidR="00830FBA" w:rsidRDefault="00830FBA" w:rsidP="009B0A73">
            <w:pPr>
              <w:ind w:left="2"/>
            </w:pPr>
            <w:r>
              <w:rPr>
                <w:b/>
                <w:sz w:val="24"/>
              </w:rPr>
              <w:t xml:space="preserve">Yes </w:t>
            </w:r>
          </w:p>
        </w:tc>
        <w:tc>
          <w:tcPr>
            <w:tcW w:w="5298" w:type="dxa"/>
            <w:tcBorders>
              <w:top w:val="single" w:sz="4" w:space="0" w:color="000000"/>
              <w:left w:val="single" w:sz="4" w:space="0" w:color="000000"/>
              <w:bottom w:val="single" w:sz="4" w:space="0" w:color="000000"/>
              <w:right w:val="single" w:sz="4" w:space="0" w:color="000000"/>
            </w:tcBorders>
          </w:tcPr>
          <w:p w14:paraId="35F9B4F1" w14:textId="77777777" w:rsidR="00830FBA" w:rsidRDefault="00830FBA" w:rsidP="009B0A73">
            <w:pPr>
              <w:ind w:left="2"/>
            </w:pPr>
            <w:r>
              <w:rPr>
                <w:b/>
                <w:sz w:val="24"/>
              </w:rPr>
              <w:t xml:space="preserve">This is the unique required ID passed in the request. </w:t>
            </w:r>
          </w:p>
        </w:tc>
      </w:tr>
      <w:tr w:rsidR="00830FBA" w14:paraId="6BD21E8B" w14:textId="77777777" w:rsidTr="009B0A73">
        <w:trPr>
          <w:trHeight w:val="5679"/>
        </w:trPr>
        <w:tc>
          <w:tcPr>
            <w:tcW w:w="2296" w:type="dxa"/>
            <w:tcBorders>
              <w:top w:val="single" w:sz="4" w:space="0" w:color="000000"/>
              <w:left w:val="single" w:sz="4" w:space="0" w:color="000000"/>
              <w:bottom w:val="single" w:sz="4" w:space="0" w:color="000000"/>
              <w:right w:val="single" w:sz="4" w:space="0" w:color="000000"/>
            </w:tcBorders>
            <w:vAlign w:val="center"/>
          </w:tcPr>
          <w:p w14:paraId="47BE3A49" w14:textId="77777777" w:rsidR="00830FBA" w:rsidRDefault="00830FBA" w:rsidP="009B0A73">
            <w:proofErr w:type="spellStart"/>
            <w:r>
              <w:rPr>
                <w:sz w:val="24"/>
              </w:rPr>
              <w:t>RecordStatusCode</w:t>
            </w:r>
            <w:proofErr w:type="spellEnd"/>
            <w:r>
              <w:rPr>
                <w:sz w:val="24"/>
              </w:rPr>
              <w:t xml:space="preserve"> </w:t>
            </w:r>
          </w:p>
        </w:tc>
        <w:tc>
          <w:tcPr>
            <w:tcW w:w="1665" w:type="dxa"/>
            <w:tcBorders>
              <w:top w:val="single" w:sz="4" w:space="0" w:color="000000"/>
              <w:left w:val="single" w:sz="4" w:space="0" w:color="000000"/>
              <w:bottom w:val="single" w:sz="4" w:space="0" w:color="000000"/>
              <w:right w:val="single" w:sz="4" w:space="0" w:color="000000"/>
            </w:tcBorders>
            <w:vAlign w:val="center"/>
          </w:tcPr>
          <w:p w14:paraId="67CED217" w14:textId="77777777" w:rsidR="00830FBA" w:rsidRDefault="00830FBA" w:rsidP="009B0A73">
            <w:pPr>
              <w:ind w:left="4"/>
            </w:pPr>
            <w:proofErr w:type="gramStart"/>
            <w:r>
              <w:rPr>
                <w:sz w:val="24"/>
              </w:rPr>
              <w:t>Numeric(</w:t>
            </w:r>
            <w:proofErr w:type="gramEnd"/>
            <w:r>
              <w:rPr>
                <w:sz w:val="24"/>
              </w:rPr>
              <w:t xml:space="preserve">1) </w:t>
            </w:r>
          </w:p>
        </w:tc>
        <w:tc>
          <w:tcPr>
            <w:tcW w:w="1532" w:type="dxa"/>
            <w:tcBorders>
              <w:top w:val="single" w:sz="4" w:space="0" w:color="000000"/>
              <w:left w:val="single" w:sz="4" w:space="0" w:color="000000"/>
              <w:bottom w:val="single" w:sz="4" w:space="0" w:color="000000"/>
              <w:right w:val="single" w:sz="4" w:space="0" w:color="000000"/>
            </w:tcBorders>
            <w:vAlign w:val="center"/>
          </w:tcPr>
          <w:p w14:paraId="045EB8D1" w14:textId="77777777" w:rsidR="00830FBA" w:rsidRDefault="00830FBA" w:rsidP="009B0A73">
            <w:pPr>
              <w:ind w:left="2"/>
            </w:pPr>
            <w:r>
              <w:rPr>
                <w:sz w:val="24"/>
              </w:rPr>
              <w:t xml:space="preserve">Yes </w:t>
            </w:r>
          </w:p>
        </w:tc>
        <w:tc>
          <w:tcPr>
            <w:tcW w:w="5298" w:type="dxa"/>
            <w:tcBorders>
              <w:top w:val="single" w:sz="4" w:space="0" w:color="000000"/>
              <w:left w:val="single" w:sz="4" w:space="0" w:color="000000"/>
              <w:bottom w:val="single" w:sz="4" w:space="0" w:color="000000"/>
              <w:right w:val="single" w:sz="4" w:space="0" w:color="000000"/>
            </w:tcBorders>
            <w:vAlign w:val="center"/>
          </w:tcPr>
          <w:p w14:paraId="40E4D216" w14:textId="77777777" w:rsidR="00830FBA" w:rsidRDefault="00830FBA" w:rsidP="009B0A73">
            <w:pPr>
              <w:ind w:left="2"/>
            </w:pPr>
            <w:r>
              <w:rPr>
                <w:sz w:val="24"/>
              </w:rPr>
              <w:t xml:space="preserve">This will provide information whether the request has been updated in Miles or not. </w:t>
            </w:r>
          </w:p>
          <w:p w14:paraId="255C7D9F" w14:textId="77777777" w:rsidR="00830FBA" w:rsidRDefault="00830FBA" w:rsidP="009B0A73">
            <w:pPr>
              <w:ind w:left="2" w:right="102"/>
            </w:pPr>
            <w:r>
              <w:rPr>
                <w:sz w:val="24"/>
              </w:rPr>
              <w:t xml:space="preserve">This will be the status of the received request. A code is passed for the reference </w:t>
            </w:r>
            <w:proofErr w:type="gramStart"/>
            <w:r>
              <w:rPr>
                <w:sz w:val="24"/>
              </w:rPr>
              <w:t>in  the</w:t>
            </w:r>
            <w:proofErr w:type="gramEnd"/>
            <w:r>
              <w:rPr>
                <w:sz w:val="24"/>
              </w:rPr>
              <w:t xml:space="preserve"> response. It </w:t>
            </w:r>
            <w:proofErr w:type="gramStart"/>
            <w:r>
              <w:rPr>
                <w:sz w:val="24"/>
              </w:rPr>
              <w:t>will  have</w:t>
            </w:r>
            <w:proofErr w:type="gramEnd"/>
            <w:r>
              <w:rPr>
                <w:sz w:val="24"/>
              </w:rPr>
              <w:t xml:space="preserve"> two values, 1 and 0. </w:t>
            </w:r>
          </w:p>
          <w:p w14:paraId="684BF841" w14:textId="77777777" w:rsidR="00830FBA" w:rsidRDefault="00830FBA" w:rsidP="009B0A73">
            <w:pPr>
              <w:ind w:left="2"/>
            </w:pPr>
            <w:r>
              <w:rPr>
                <w:sz w:val="24"/>
              </w:rPr>
              <w:t xml:space="preserve"> </w:t>
            </w:r>
          </w:p>
          <w:p w14:paraId="457FB7FE" w14:textId="77777777" w:rsidR="00830FBA" w:rsidRDefault="00830FBA" w:rsidP="009B0A73">
            <w:pPr>
              <w:ind w:left="2"/>
            </w:pPr>
            <w:r>
              <w:rPr>
                <w:sz w:val="24"/>
              </w:rPr>
              <w:t xml:space="preserve">1, implies that the record has not been saved in the system due to some data validations or data error. Remarks for the same will be provided in the </w:t>
            </w:r>
            <w:proofErr w:type="spellStart"/>
            <w:r>
              <w:rPr>
                <w:sz w:val="24"/>
              </w:rPr>
              <w:t>RespRemarks</w:t>
            </w:r>
            <w:proofErr w:type="spellEnd"/>
            <w:r>
              <w:rPr>
                <w:sz w:val="24"/>
              </w:rPr>
              <w:t xml:space="preserve">. In such scenario, data rectification would be required. </w:t>
            </w:r>
          </w:p>
          <w:p w14:paraId="4FC27812" w14:textId="77777777" w:rsidR="00830FBA" w:rsidRDefault="00830FBA" w:rsidP="009B0A73">
            <w:pPr>
              <w:spacing w:after="2"/>
              <w:ind w:left="2"/>
            </w:pPr>
            <w:r>
              <w:rPr>
                <w:sz w:val="24"/>
              </w:rPr>
              <w:t xml:space="preserve">0, implies that the record has been saved in the system successfully. </w:t>
            </w:r>
          </w:p>
          <w:p w14:paraId="72851A7C" w14:textId="77777777" w:rsidR="00830FBA" w:rsidRDefault="00830FBA" w:rsidP="009B0A73">
            <w:pPr>
              <w:ind w:left="2"/>
            </w:pPr>
            <w:r>
              <w:rPr>
                <w:b/>
                <w:sz w:val="24"/>
              </w:rPr>
              <w:t xml:space="preserve">Expected Values: </w:t>
            </w:r>
            <w:r>
              <w:rPr>
                <w:sz w:val="24"/>
              </w:rPr>
              <w:t xml:space="preserve">  </w:t>
            </w:r>
          </w:p>
          <w:p w14:paraId="7755FFFA" w14:textId="77777777" w:rsidR="00830FBA" w:rsidRDefault="00830FBA" w:rsidP="00830FBA">
            <w:pPr>
              <w:numPr>
                <w:ilvl w:val="0"/>
                <w:numId w:val="17"/>
              </w:numPr>
              <w:ind w:left="239" w:hanging="237"/>
            </w:pPr>
            <w:r>
              <w:rPr>
                <w:sz w:val="24"/>
              </w:rPr>
              <w:t xml:space="preserve">1 </w:t>
            </w:r>
          </w:p>
          <w:p w14:paraId="394A209E" w14:textId="77777777" w:rsidR="00830FBA" w:rsidRDefault="00830FBA" w:rsidP="00830FBA">
            <w:pPr>
              <w:numPr>
                <w:ilvl w:val="0"/>
                <w:numId w:val="17"/>
              </w:numPr>
              <w:ind w:left="239" w:hanging="237"/>
            </w:pPr>
            <w:r>
              <w:rPr>
                <w:sz w:val="24"/>
              </w:rPr>
              <w:t xml:space="preserve">0 </w:t>
            </w:r>
          </w:p>
        </w:tc>
      </w:tr>
      <w:tr w:rsidR="00830FBA" w14:paraId="52B9CDA0" w14:textId="77777777" w:rsidTr="009B0A73">
        <w:trPr>
          <w:trHeight w:val="612"/>
        </w:trPr>
        <w:tc>
          <w:tcPr>
            <w:tcW w:w="2296" w:type="dxa"/>
            <w:tcBorders>
              <w:top w:val="single" w:sz="4" w:space="0" w:color="000000"/>
              <w:left w:val="single" w:sz="4" w:space="0" w:color="000000"/>
              <w:bottom w:val="single" w:sz="4" w:space="0" w:color="000000"/>
              <w:right w:val="single" w:sz="4" w:space="0" w:color="000000"/>
            </w:tcBorders>
            <w:vAlign w:val="center"/>
          </w:tcPr>
          <w:p w14:paraId="76EAAFD5" w14:textId="77777777" w:rsidR="00830FBA" w:rsidRDefault="00830FBA" w:rsidP="009B0A73">
            <w:proofErr w:type="spellStart"/>
            <w:r>
              <w:rPr>
                <w:sz w:val="24"/>
              </w:rPr>
              <w:t>LoanAmount</w:t>
            </w:r>
            <w:proofErr w:type="spellEnd"/>
            <w:r>
              <w:rPr>
                <w:sz w:val="24"/>
              </w:rPr>
              <w:t xml:space="preserve"> </w:t>
            </w:r>
          </w:p>
        </w:tc>
        <w:tc>
          <w:tcPr>
            <w:tcW w:w="1665" w:type="dxa"/>
            <w:tcBorders>
              <w:top w:val="single" w:sz="4" w:space="0" w:color="000000"/>
              <w:left w:val="single" w:sz="4" w:space="0" w:color="000000"/>
              <w:bottom w:val="single" w:sz="4" w:space="0" w:color="000000"/>
              <w:right w:val="single" w:sz="4" w:space="0" w:color="000000"/>
            </w:tcBorders>
            <w:vAlign w:val="center"/>
          </w:tcPr>
          <w:p w14:paraId="2468699A" w14:textId="77777777" w:rsidR="00830FBA" w:rsidRDefault="00830FBA" w:rsidP="009B0A73">
            <w:pPr>
              <w:ind w:left="4"/>
            </w:pPr>
            <w:proofErr w:type="gramStart"/>
            <w:r>
              <w:rPr>
                <w:sz w:val="24"/>
              </w:rPr>
              <w:t>Numeric(</w:t>
            </w:r>
            <w:proofErr w:type="gramEnd"/>
            <w:r>
              <w:rPr>
                <w:sz w:val="24"/>
              </w:rPr>
              <w:t xml:space="preserve">18,2) </w:t>
            </w:r>
          </w:p>
        </w:tc>
        <w:tc>
          <w:tcPr>
            <w:tcW w:w="1532" w:type="dxa"/>
            <w:tcBorders>
              <w:top w:val="single" w:sz="4" w:space="0" w:color="000000"/>
              <w:left w:val="single" w:sz="4" w:space="0" w:color="000000"/>
              <w:bottom w:val="single" w:sz="4" w:space="0" w:color="000000"/>
              <w:right w:val="single" w:sz="4" w:space="0" w:color="000000"/>
            </w:tcBorders>
            <w:vAlign w:val="center"/>
          </w:tcPr>
          <w:p w14:paraId="54A81016" w14:textId="77777777" w:rsidR="00830FBA" w:rsidRDefault="00830FBA" w:rsidP="009B0A73">
            <w:pPr>
              <w:ind w:left="2"/>
            </w:pPr>
            <w:r>
              <w:rPr>
                <w:sz w:val="24"/>
              </w:rPr>
              <w:t xml:space="preserve">Yes </w:t>
            </w:r>
          </w:p>
        </w:tc>
        <w:tc>
          <w:tcPr>
            <w:tcW w:w="5298" w:type="dxa"/>
            <w:tcBorders>
              <w:top w:val="single" w:sz="4" w:space="0" w:color="000000"/>
              <w:left w:val="single" w:sz="4" w:space="0" w:color="000000"/>
              <w:bottom w:val="single" w:sz="4" w:space="0" w:color="000000"/>
              <w:right w:val="single" w:sz="4" w:space="0" w:color="000000"/>
            </w:tcBorders>
            <w:vAlign w:val="center"/>
          </w:tcPr>
          <w:p w14:paraId="4E7DFF59" w14:textId="77777777" w:rsidR="00830FBA" w:rsidRDefault="00830FBA" w:rsidP="009B0A73">
            <w:pPr>
              <w:ind w:left="2"/>
            </w:pPr>
            <w:r>
              <w:rPr>
                <w:sz w:val="24"/>
              </w:rPr>
              <w:t xml:space="preserve">Total amount repaid against principal O/S. </w:t>
            </w:r>
          </w:p>
        </w:tc>
      </w:tr>
      <w:tr w:rsidR="00830FBA" w14:paraId="30D16DAA" w14:textId="77777777" w:rsidTr="009B0A73">
        <w:trPr>
          <w:trHeight w:val="610"/>
        </w:trPr>
        <w:tc>
          <w:tcPr>
            <w:tcW w:w="2296" w:type="dxa"/>
            <w:tcBorders>
              <w:top w:val="single" w:sz="4" w:space="0" w:color="000000"/>
              <w:left w:val="single" w:sz="4" w:space="0" w:color="000000"/>
              <w:bottom w:val="single" w:sz="4" w:space="0" w:color="000000"/>
              <w:right w:val="single" w:sz="4" w:space="0" w:color="000000"/>
            </w:tcBorders>
            <w:vAlign w:val="center"/>
          </w:tcPr>
          <w:p w14:paraId="3D125A3A" w14:textId="77777777" w:rsidR="00830FBA" w:rsidRDefault="00830FBA" w:rsidP="009B0A73">
            <w:proofErr w:type="spellStart"/>
            <w:r>
              <w:rPr>
                <w:sz w:val="24"/>
              </w:rPr>
              <w:t>InterestAmount</w:t>
            </w:r>
            <w:proofErr w:type="spellEnd"/>
            <w:r>
              <w:rPr>
                <w:sz w:val="24"/>
              </w:rPr>
              <w:t xml:space="preserve"> </w:t>
            </w:r>
          </w:p>
        </w:tc>
        <w:tc>
          <w:tcPr>
            <w:tcW w:w="1665" w:type="dxa"/>
            <w:tcBorders>
              <w:top w:val="single" w:sz="4" w:space="0" w:color="000000"/>
              <w:left w:val="single" w:sz="4" w:space="0" w:color="000000"/>
              <w:bottom w:val="single" w:sz="4" w:space="0" w:color="000000"/>
              <w:right w:val="single" w:sz="4" w:space="0" w:color="000000"/>
            </w:tcBorders>
            <w:vAlign w:val="center"/>
          </w:tcPr>
          <w:p w14:paraId="041C3A84" w14:textId="77777777" w:rsidR="00830FBA" w:rsidRDefault="00830FBA" w:rsidP="009B0A73">
            <w:pPr>
              <w:ind w:left="4"/>
            </w:pPr>
            <w:proofErr w:type="gramStart"/>
            <w:r>
              <w:rPr>
                <w:sz w:val="24"/>
              </w:rPr>
              <w:t>Numeric(</w:t>
            </w:r>
            <w:proofErr w:type="gramEnd"/>
            <w:r>
              <w:rPr>
                <w:sz w:val="24"/>
              </w:rPr>
              <w:t xml:space="preserve">18,2) </w:t>
            </w:r>
          </w:p>
        </w:tc>
        <w:tc>
          <w:tcPr>
            <w:tcW w:w="1532" w:type="dxa"/>
            <w:tcBorders>
              <w:top w:val="single" w:sz="4" w:space="0" w:color="000000"/>
              <w:left w:val="single" w:sz="4" w:space="0" w:color="000000"/>
              <w:bottom w:val="single" w:sz="4" w:space="0" w:color="000000"/>
              <w:right w:val="single" w:sz="4" w:space="0" w:color="000000"/>
            </w:tcBorders>
            <w:vAlign w:val="center"/>
          </w:tcPr>
          <w:p w14:paraId="49FD8C74" w14:textId="77777777" w:rsidR="00830FBA" w:rsidRDefault="00830FBA" w:rsidP="009B0A73">
            <w:pPr>
              <w:ind w:left="2"/>
            </w:pPr>
            <w:r>
              <w:rPr>
                <w:sz w:val="24"/>
              </w:rPr>
              <w:t xml:space="preserve">No </w:t>
            </w:r>
          </w:p>
        </w:tc>
        <w:tc>
          <w:tcPr>
            <w:tcW w:w="5298" w:type="dxa"/>
            <w:tcBorders>
              <w:top w:val="single" w:sz="4" w:space="0" w:color="000000"/>
              <w:left w:val="single" w:sz="4" w:space="0" w:color="000000"/>
              <w:bottom w:val="single" w:sz="4" w:space="0" w:color="000000"/>
              <w:right w:val="single" w:sz="4" w:space="0" w:color="000000"/>
            </w:tcBorders>
            <w:vAlign w:val="center"/>
          </w:tcPr>
          <w:p w14:paraId="1F022851" w14:textId="77777777" w:rsidR="00830FBA" w:rsidRDefault="00830FBA" w:rsidP="009B0A73">
            <w:pPr>
              <w:ind w:left="2"/>
            </w:pPr>
            <w:r>
              <w:rPr>
                <w:sz w:val="24"/>
              </w:rPr>
              <w:t xml:space="preserve">Total amount repaid against Interest O/S. </w:t>
            </w:r>
          </w:p>
        </w:tc>
      </w:tr>
      <w:tr w:rsidR="00830FBA" w14:paraId="0C25A529" w14:textId="77777777" w:rsidTr="009B0A73">
        <w:trPr>
          <w:trHeight w:val="610"/>
        </w:trPr>
        <w:tc>
          <w:tcPr>
            <w:tcW w:w="2296" w:type="dxa"/>
            <w:tcBorders>
              <w:top w:val="single" w:sz="4" w:space="0" w:color="000000"/>
              <w:left w:val="single" w:sz="4" w:space="0" w:color="000000"/>
              <w:bottom w:val="single" w:sz="4" w:space="0" w:color="000000"/>
              <w:right w:val="single" w:sz="4" w:space="0" w:color="000000"/>
            </w:tcBorders>
          </w:tcPr>
          <w:p w14:paraId="6D68DC1C" w14:textId="77777777" w:rsidR="00830FBA" w:rsidRDefault="00830FBA" w:rsidP="009B0A73">
            <w:proofErr w:type="spellStart"/>
            <w:r>
              <w:rPr>
                <w:sz w:val="24"/>
              </w:rPr>
              <w:t>PenalInterestAmoun</w:t>
            </w:r>
            <w:proofErr w:type="spellEnd"/>
            <w:r>
              <w:rPr>
                <w:sz w:val="24"/>
              </w:rPr>
              <w:t xml:space="preserve"> t </w:t>
            </w:r>
          </w:p>
        </w:tc>
        <w:tc>
          <w:tcPr>
            <w:tcW w:w="1665" w:type="dxa"/>
            <w:tcBorders>
              <w:top w:val="single" w:sz="4" w:space="0" w:color="000000"/>
              <w:left w:val="single" w:sz="4" w:space="0" w:color="000000"/>
              <w:bottom w:val="single" w:sz="4" w:space="0" w:color="000000"/>
              <w:right w:val="single" w:sz="4" w:space="0" w:color="000000"/>
            </w:tcBorders>
            <w:vAlign w:val="center"/>
          </w:tcPr>
          <w:p w14:paraId="6AD117B4" w14:textId="77777777" w:rsidR="00830FBA" w:rsidRDefault="00830FBA" w:rsidP="009B0A73">
            <w:pPr>
              <w:ind w:left="4"/>
            </w:pPr>
            <w:proofErr w:type="gramStart"/>
            <w:r>
              <w:rPr>
                <w:sz w:val="24"/>
              </w:rPr>
              <w:t>Numeric(</w:t>
            </w:r>
            <w:proofErr w:type="gramEnd"/>
            <w:r>
              <w:rPr>
                <w:sz w:val="24"/>
              </w:rPr>
              <w:t xml:space="preserve">18,2) </w:t>
            </w:r>
          </w:p>
        </w:tc>
        <w:tc>
          <w:tcPr>
            <w:tcW w:w="1532" w:type="dxa"/>
            <w:tcBorders>
              <w:top w:val="single" w:sz="4" w:space="0" w:color="000000"/>
              <w:left w:val="single" w:sz="4" w:space="0" w:color="000000"/>
              <w:bottom w:val="single" w:sz="4" w:space="0" w:color="000000"/>
              <w:right w:val="single" w:sz="4" w:space="0" w:color="000000"/>
            </w:tcBorders>
            <w:vAlign w:val="center"/>
          </w:tcPr>
          <w:p w14:paraId="72874634" w14:textId="77777777" w:rsidR="00830FBA" w:rsidRDefault="00830FBA" w:rsidP="009B0A73">
            <w:pPr>
              <w:ind w:left="2"/>
            </w:pPr>
            <w:r>
              <w:rPr>
                <w:sz w:val="24"/>
              </w:rPr>
              <w:t xml:space="preserve">No </w:t>
            </w:r>
          </w:p>
        </w:tc>
        <w:tc>
          <w:tcPr>
            <w:tcW w:w="5298" w:type="dxa"/>
            <w:tcBorders>
              <w:top w:val="single" w:sz="4" w:space="0" w:color="000000"/>
              <w:left w:val="single" w:sz="4" w:space="0" w:color="000000"/>
              <w:bottom w:val="single" w:sz="4" w:space="0" w:color="000000"/>
              <w:right w:val="single" w:sz="4" w:space="0" w:color="000000"/>
            </w:tcBorders>
            <w:vAlign w:val="center"/>
          </w:tcPr>
          <w:p w14:paraId="4A9D35CC" w14:textId="77777777" w:rsidR="00830FBA" w:rsidRDefault="00830FBA" w:rsidP="009B0A73">
            <w:pPr>
              <w:ind w:left="2"/>
            </w:pPr>
            <w:r>
              <w:rPr>
                <w:sz w:val="24"/>
              </w:rPr>
              <w:t xml:space="preserve">Total amount repaid against penal Interest O/S. </w:t>
            </w:r>
          </w:p>
        </w:tc>
      </w:tr>
      <w:tr w:rsidR="00830FBA" w14:paraId="1DDE57B4" w14:textId="77777777" w:rsidTr="009B0A73">
        <w:trPr>
          <w:trHeight w:val="610"/>
        </w:trPr>
        <w:tc>
          <w:tcPr>
            <w:tcW w:w="2296" w:type="dxa"/>
            <w:tcBorders>
              <w:top w:val="single" w:sz="4" w:space="0" w:color="000000"/>
              <w:left w:val="single" w:sz="4" w:space="0" w:color="000000"/>
              <w:bottom w:val="single" w:sz="4" w:space="0" w:color="000000"/>
              <w:right w:val="single" w:sz="4" w:space="0" w:color="000000"/>
            </w:tcBorders>
            <w:vAlign w:val="center"/>
          </w:tcPr>
          <w:p w14:paraId="1B3DC567" w14:textId="77777777" w:rsidR="00830FBA" w:rsidRDefault="00830FBA" w:rsidP="009B0A73">
            <w:proofErr w:type="spellStart"/>
            <w:r>
              <w:rPr>
                <w:sz w:val="24"/>
              </w:rPr>
              <w:t>ExcessAmount</w:t>
            </w:r>
            <w:proofErr w:type="spellEnd"/>
            <w:r>
              <w:rPr>
                <w:sz w:val="24"/>
              </w:rPr>
              <w:t xml:space="preserve"> </w:t>
            </w:r>
          </w:p>
        </w:tc>
        <w:tc>
          <w:tcPr>
            <w:tcW w:w="1665" w:type="dxa"/>
            <w:tcBorders>
              <w:top w:val="single" w:sz="4" w:space="0" w:color="000000"/>
              <w:left w:val="single" w:sz="4" w:space="0" w:color="000000"/>
              <w:bottom w:val="single" w:sz="4" w:space="0" w:color="000000"/>
              <w:right w:val="single" w:sz="4" w:space="0" w:color="000000"/>
            </w:tcBorders>
            <w:vAlign w:val="center"/>
          </w:tcPr>
          <w:p w14:paraId="2BCABA0A" w14:textId="77777777" w:rsidR="00830FBA" w:rsidRDefault="00830FBA" w:rsidP="009B0A73">
            <w:pPr>
              <w:ind w:left="4"/>
            </w:pPr>
            <w:proofErr w:type="gramStart"/>
            <w:r>
              <w:rPr>
                <w:sz w:val="24"/>
              </w:rPr>
              <w:t>Numeric(</w:t>
            </w:r>
            <w:proofErr w:type="gramEnd"/>
            <w:r>
              <w:rPr>
                <w:sz w:val="24"/>
              </w:rPr>
              <w:t xml:space="preserve">18,2) </w:t>
            </w:r>
          </w:p>
        </w:tc>
        <w:tc>
          <w:tcPr>
            <w:tcW w:w="1532" w:type="dxa"/>
            <w:tcBorders>
              <w:top w:val="single" w:sz="4" w:space="0" w:color="000000"/>
              <w:left w:val="single" w:sz="4" w:space="0" w:color="000000"/>
              <w:bottom w:val="single" w:sz="4" w:space="0" w:color="000000"/>
              <w:right w:val="single" w:sz="4" w:space="0" w:color="000000"/>
            </w:tcBorders>
            <w:vAlign w:val="center"/>
          </w:tcPr>
          <w:p w14:paraId="1B4FDF43" w14:textId="77777777" w:rsidR="00830FBA" w:rsidRDefault="00830FBA" w:rsidP="009B0A73">
            <w:pPr>
              <w:ind w:left="2"/>
            </w:pPr>
            <w:r>
              <w:rPr>
                <w:sz w:val="24"/>
              </w:rPr>
              <w:t xml:space="preserve">No </w:t>
            </w:r>
          </w:p>
        </w:tc>
        <w:tc>
          <w:tcPr>
            <w:tcW w:w="5298" w:type="dxa"/>
            <w:tcBorders>
              <w:top w:val="single" w:sz="4" w:space="0" w:color="000000"/>
              <w:left w:val="single" w:sz="4" w:space="0" w:color="000000"/>
              <w:bottom w:val="single" w:sz="4" w:space="0" w:color="000000"/>
              <w:right w:val="single" w:sz="4" w:space="0" w:color="000000"/>
            </w:tcBorders>
            <w:vAlign w:val="center"/>
          </w:tcPr>
          <w:p w14:paraId="6234C7B5" w14:textId="77777777" w:rsidR="00830FBA" w:rsidRDefault="00830FBA" w:rsidP="009B0A73">
            <w:pPr>
              <w:ind w:left="2"/>
            </w:pPr>
            <w:r>
              <w:rPr>
                <w:sz w:val="24"/>
              </w:rPr>
              <w:t xml:space="preserve">Total amount repaid against Excess Margin. </w:t>
            </w:r>
          </w:p>
        </w:tc>
      </w:tr>
      <w:tr w:rsidR="00830FBA" w14:paraId="13ADBADE" w14:textId="77777777" w:rsidTr="009B0A73">
        <w:trPr>
          <w:trHeight w:val="610"/>
        </w:trPr>
        <w:tc>
          <w:tcPr>
            <w:tcW w:w="2296" w:type="dxa"/>
            <w:tcBorders>
              <w:top w:val="single" w:sz="4" w:space="0" w:color="000000"/>
              <w:left w:val="single" w:sz="4" w:space="0" w:color="000000"/>
              <w:bottom w:val="single" w:sz="4" w:space="0" w:color="000000"/>
              <w:right w:val="single" w:sz="4" w:space="0" w:color="000000"/>
            </w:tcBorders>
            <w:vAlign w:val="center"/>
          </w:tcPr>
          <w:p w14:paraId="75D74BE9" w14:textId="77777777" w:rsidR="00830FBA" w:rsidRDefault="00830FBA" w:rsidP="009B0A73">
            <w:proofErr w:type="spellStart"/>
            <w:r>
              <w:rPr>
                <w:sz w:val="24"/>
              </w:rPr>
              <w:t>ChargesAmount</w:t>
            </w:r>
            <w:proofErr w:type="spellEnd"/>
            <w:r>
              <w:rPr>
                <w:sz w:val="24"/>
              </w:rPr>
              <w:t xml:space="preserve"> </w:t>
            </w:r>
          </w:p>
        </w:tc>
        <w:tc>
          <w:tcPr>
            <w:tcW w:w="1665" w:type="dxa"/>
            <w:tcBorders>
              <w:top w:val="single" w:sz="4" w:space="0" w:color="000000"/>
              <w:left w:val="single" w:sz="4" w:space="0" w:color="000000"/>
              <w:bottom w:val="single" w:sz="4" w:space="0" w:color="000000"/>
              <w:right w:val="single" w:sz="4" w:space="0" w:color="000000"/>
            </w:tcBorders>
            <w:vAlign w:val="center"/>
          </w:tcPr>
          <w:p w14:paraId="5F881A56" w14:textId="77777777" w:rsidR="00830FBA" w:rsidRDefault="00830FBA" w:rsidP="009B0A73">
            <w:pPr>
              <w:ind w:left="4"/>
            </w:pPr>
            <w:proofErr w:type="gramStart"/>
            <w:r>
              <w:rPr>
                <w:sz w:val="24"/>
              </w:rPr>
              <w:t>Numeric(</w:t>
            </w:r>
            <w:proofErr w:type="gramEnd"/>
            <w:r>
              <w:rPr>
                <w:sz w:val="24"/>
              </w:rPr>
              <w:t xml:space="preserve">18,2) </w:t>
            </w:r>
          </w:p>
        </w:tc>
        <w:tc>
          <w:tcPr>
            <w:tcW w:w="1532" w:type="dxa"/>
            <w:tcBorders>
              <w:top w:val="single" w:sz="4" w:space="0" w:color="000000"/>
              <w:left w:val="single" w:sz="4" w:space="0" w:color="000000"/>
              <w:bottom w:val="single" w:sz="4" w:space="0" w:color="000000"/>
              <w:right w:val="single" w:sz="4" w:space="0" w:color="000000"/>
            </w:tcBorders>
            <w:vAlign w:val="center"/>
          </w:tcPr>
          <w:p w14:paraId="03673647" w14:textId="77777777" w:rsidR="00830FBA" w:rsidRDefault="00830FBA" w:rsidP="009B0A73">
            <w:pPr>
              <w:ind w:left="2"/>
            </w:pPr>
            <w:r>
              <w:rPr>
                <w:sz w:val="24"/>
              </w:rPr>
              <w:t xml:space="preserve">No </w:t>
            </w:r>
          </w:p>
        </w:tc>
        <w:tc>
          <w:tcPr>
            <w:tcW w:w="5298" w:type="dxa"/>
            <w:tcBorders>
              <w:top w:val="single" w:sz="4" w:space="0" w:color="000000"/>
              <w:left w:val="single" w:sz="4" w:space="0" w:color="000000"/>
              <w:bottom w:val="single" w:sz="4" w:space="0" w:color="000000"/>
              <w:right w:val="single" w:sz="4" w:space="0" w:color="000000"/>
            </w:tcBorders>
            <w:vAlign w:val="center"/>
          </w:tcPr>
          <w:p w14:paraId="2999FDE3" w14:textId="77777777" w:rsidR="00830FBA" w:rsidRDefault="00830FBA" w:rsidP="009B0A73">
            <w:pPr>
              <w:ind w:left="2"/>
            </w:pPr>
            <w:r>
              <w:rPr>
                <w:sz w:val="24"/>
              </w:rPr>
              <w:t xml:space="preserve">Total amount repaid against Charges O/S. </w:t>
            </w:r>
          </w:p>
        </w:tc>
      </w:tr>
      <w:tr w:rsidR="00830FBA" w14:paraId="10887793" w14:textId="77777777" w:rsidTr="009B0A73">
        <w:trPr>
          <w:trHeight w:val="1896"/>
        </w:trPr>
        <w:tc>
          <w:tcPr>
            <w:tcW w:w="2296" w:type="dxa"/>
            <w:tcBorders>
              <w:top w:val="nil"/>
              <w:left w:val="single" w:sz="4" w:space="0" w:color="000000"/>
              <w:bottom w:val="single" w:sz="4" w:space="0" w:color="000000"/>
              <w:right w:val="single" w:sz="4" w:space="0" w:color="000000"/>
            </w:tcBorders>
            <w:vAlign w:val="center"/>
          </w:tcPr>
          <w:p w14:paraId="0AE6A27B" w14:textId="77777777" w:rsidR="00830FBA" w:rsidRDefault="00830FBA" w:rsidP="009B0A73">
            <w:r>
              <w:rPr>
                <w:sz w:val="24"/>
              </w:rPr>
              <w:lastRenderedPageBreak/>
              <w:t xml:space="preserve">Remarks </w:t>
            </w:r>
          </w:p>
        </w:tc>
        <w:tc>
          <w:tcPr>
            <w:tcW w:w="1665" w:type="dxa"/>
            <w:tcBorders>
              <w:top w:val="nil"/>
              <w:left w:val="single" w:sz="4" w:space="0" w:color="000000"/>
              <w:bottom w:val="single" w:sz="4" w:space="0" w:color="000000"/>
              <w:right w:val="single" w:sz="4" w:space="0" w:color="000000"/>
            </w:tcBorders>
            <w:vAlign w:val="center"/>
          </w:tcPr>
          <w:p w14:paraId="4CF3F544" w14:textId="77777777" w:rsidR="00830FBA" w:rsidRDefault="00830FBA" w:rsidP="009B0A73">
            <w:proofErr w:type="spellStart"/>
            <w:proofErr w:type="gramStart"/>
            <w:r>
              <w:rPr>
                <w:sz w:val="24"/>
              </w:rPr>
              <w:t>VarChar</w:t>
            </w:r>
            <w:proofErr w:type="spellEnd"/>
            <w:r>
              <w:rPr>
                <w:sz w:val="24"/>
              </w:rPr>
              <w:t>(</w:t>
            </w:r>
            <w:proofErr w:type="gramEnd"/>
            <w:r>
              <w:rPr>
                <w:sz w:val="24"/>
              </w:rPr>
              <w:t xml:space="preserve">50) </w:t>
            </w:r>
          </w:p>
        </w:tc>
        <w:tc>
          <w:tcPr>
            <w:tcW w:w="1532" w:type="dxa"/>
            <w:tcBorders>
              <w:top w:val="nil"/>
              <w:left w:val="single" w:sz="4" w:space="0" w:color="000000"/>
              <w:bottom w:val="single" w:sz="4" w:space="0" w:color="000000"/>
              <w:right w:val="single" w:sz="4" w:space="0" w:color="000000"/>
            </w:tcBorders>
            <w:vAlign w:val="center"/>
          </w:tcPr>
          <w:p w14:paraId="46150E77" w14:textId="77777777" w:rsidR="00830FBA" w:rsidRDefault="00830FBA" w:rsidP="009B0A73">
            <w:r>
              <w:rPr>
                <w:sz w:val="24"/>
              </w:rPr>
              <w:t xml:space="preserve">No </w:t>
            </w:r>
          </w:p>
        </w:tc>
        <w:tc>
          <w:tcPr>
            <w:tcW w:w="5298" w:type="dxa"/>
            <w:tcBorders>
              <w:top w:val="nil"/>
              <w:left w:val="single" w:sz="4" w:space="0" w:color="000000"/>
              <w:bottom w:val="single" w:sz="4" w:space="0" w:color="000000"/>
              <w:right w:val="single" w:sz="4" w:space="0" w:color="000000"/>
            </w:tcBorders>
          </w:tcPr>
          <w:p w14:paraId="30D8C020" w14:textId="77777777" w:rsidR="00830FBA" w:rsidRDefault="00830FBA" w:rsidP="009B0A73">
            <w:r>
              <w:rPr>
                <w:sz w:val="24"/>
              </w:rPr>
              <w:t xml:space="preserve">This will be the remarks against the JSON request for any data error and validation. </w:t>
            </w:r>
          </w:p>
          <w:p w14:paraId="064F5DC0" w14:textId="77777777" w:rsidR="00830FBA" w:rsidRDefault="00830FBA" w:rsidP="009B0A73">
            <w:r>
              <w:rPr>
                <w:sz w:val="24"/>
              </w:rPr>
              <w:t xml:space="preserve">In case the </w:t>
            </w:r>
            <w:proofErr w:type="spellStart"/>
            <w:r>
              <w:rPr>
                <w:sz w:val="24"/>
              </w:rPr>
              <w:t>RecordStatusCode</w:t>
            </w:r>
            <w:proofErr w:type="spellEnd"/>
            <w:r>
              <w:rPr>
                <w:sz w:val="24"/>
              </w:rPr>
              <w:t xml:space="preserve"> is 1, it will show the comma separated validations. </w:t>
            </w:r>
          </w:p>
          <w:p w14:paraId="2DCC4539" w14:textId="77777777" w:rsidR="00830FBA" w:rsidRDefault="00830FBA" w:rsidP="009B0A73">
            <w:r>
              <w:rPr>
                <w:sz w:val="24"/>
              </w:rPr>
              <w:t xml:space="preserve">In case the </w:t>
            </w:r>
            <w:proofErr w:type="spellStart"/>
            <w:r>
              <w:rPr>
                <w:sz w:val="24"/>
              </w:rPr>
              <w:t>RecordStatusCode</w:t>
            </w:r>
            <w:proofErr w:type="spellEnd"/>
            <w:r>
              <w:rPr>
                <w:sz w:val="24"/>
              </w:rPr>
              <w:t xml:space="preserve"> is 0, it will show "Success" remarks as remarks. </w:t>
            </w:r>
          </w:p>
        </w:tc>
      </w:tr>
      <w:tr w:rsidR="00830FBA" w14:paraId="517E50F5" w14:textId="77777777" w:rsidTr="009B0A73">
        <w:trPr>
          <w:trHeight w:val="324"/>
        </w:trPr>
        <w:tc>
          <w:tcPr>
            <w:tcW w:w="3961" w:type="dxa"/>
            <w:gridSpan w:val="2"/>
            <w:tcBorders>
              <w:top w:val="single" w:sz="4" w:space="0" w:color="000000"/>
              <w:left w:val="single" w:sz="4" w:space="0" w:color="000000"/>
              <w:bottom w:val="single" w:sz="4" w:space="0" w:color="000000"/>
              <w:right w:val="nil"/>
            </w:tcBorders>
          </w:tcPr>
          <w:p w14:paraId="5E5FEA0A" w14:textId="77777777" w:rsidR="00830FBA" w:rsidRDefault="00830FBA" w:rsidP="009B0A73">
            <w:r>
              <w:rPr>
                <w:b/>
                <w:sz w:val="24"/>
              </w:rPr>
              <w:t xml:space="preserve">Status </w:t>
            </w:r>
          </w:p>
        </w:tc>
        <w:tc>
          <w:tcPr>
            <w:tcW w:w="1532" w:type="dxa"/>
            <w:tcBorders>
              <w:top w:val="single" w:sz="4" w:space="0" w:color="000000"/>
              <w:left w:val="nil"/>
              <w:bottom w:val="single" w:sz="4" w:space="0" w:color="000000"/>
              <w:right w:val="nil"/>
            </w:tcBorders>
          </w:tcPr>
          <w:p w14:paraId="20A25ED9" w14:textId="77777777" w:rsidR="00830FBA" w:rsidRDefault="00830FBA" w:rsidP="009B0A73"/>
        </w:tc>
        <w:tc>
          <w:tcPr>
            <w:tcW w:w="5298" w:type="dxa"/>
            <w:tcBorders>
              <w:top w:val="single" w:sz="4" w:space="0" w:color="000000"/>
              <w:left w:val="nil"/>
              <w:bottom w:val="single" w:sz="4" w:space="0" w:color="000000"/>
              <w:right w:val="single" w:sz="4" w:space="0" w:color="000000"/>
            </w:tcBorders>
          </w:tcPr>
          <w:p w14:paraId="101D5CD0" w14:textId="77777777" w:rsidR="00830FBA" w:rsidRDefault="00830FBA" w:rsidP="009B0A73"/>
        </w:tc>
      </w:tr>
      <w:tr w:rsidR="00830FBA" w14:paraId="2DBF882B" w14:textId="77777777" w:rsidTr="009B0A73">
        <w:trPr>
          <w:trHeight w:val="910"/>
        </w:trPr>
        <w:tc>
          <w:tcPr>
            <w:tcW w:w="2296" w:type="dxa"/>
            <w:tcBorders>
              <w:top w:val="single" w:sz="4" w:space="0" w:color="000000"/>
              <w:left w:val="single" w:sz="4" w:space="0" w:color="000000"/>
              <w:bottom w:val="single" w:sz="4" w:space="0" w:color="000000"/>
              <w:right w:val="single" w:sz="4" w:space="0" w:color="000000"/>
            </w:tcBorders>
            <w:vAlign w:val="center"/>
          </w:tcPr>
          <w:p w14:paraId="75F4A616" w14:textId="77777777" w:rsidR="00830FBA" w:rsidRDefault="00830FBA" w:rsidP="009B0A73">
            <w:r>
              <w:rPr>
                <w:sz w:val="24"/>
              </w:rPr>
              <w:t xml:space="preserve">Status </w:t>
            </w:r>
          </w:p>
        </w:tc>
        <w:tc>
          <w:tcPr>
            <w:tcW w:w="1665" w:type="dxa"/>
            <w:tcBorders>
              <w:top w:val="single" w:sz="4" w:space="0" w:color="000000"/>
              <w:left w:val="single" w:sz="4" w:space="0" w:color="000000"/>
              <w:bottom w:val="single" w:sz="4" w:space="0" w:color="000000"/>
              <w:right w:val="single" w:sz="4" w:space="0" w:color="000000"/>
            </w:tcBorders>
            <w:vAlign w:val="center"/>
          </w:tcPr>
          <w:p w14:paraId="45948716" w14:textId="77777777" w:rsidR="00830FBA" w:rsidRDefault="00830FBA" w:rsidP="009B0A73">
            <w:proofErr w:type="gramStart"/>
            <w:r>
              <w:rPr>
                <w:sz w:val="24"/>
              </w:rPr>
              <w:t>Varchar(</w:t>
            </w:r>
            <w:proofErr w:type="gramEnd"/>
            <w:r>
              <w:rPr>
                <w:sz w:val="24"/>
              </w:rPr>
              <w:t xml:space="preserve">MAX) </w:t>
            </w:r>
          </w:p>
        </w:tc>
        <w:tc>
          <w:tcPr>
            <w:tcW w:w="1532" w:type="dxa"/>
            <w:tcBorders>
              <w:top w:val="single" w:sz="4" w:space="0" w:color="000000"/>
              <w:left w:val="single" w:sz="4" w:space="0" w:color="000000"/>
              <w:bottom w:val="single" w:sz="4" w:space="0" w:color="000000"/>
              <w:right w:val="single" w:sz="4" w:space="0" w:color="000000"/>
            </w:tcBorders>
            <w:vAlign w:val="center"/>
          </w:tcPr>
          <w:p w14:paraId="6E0F42D0" w14:textId="77777777" w:rsidR="00830FBA" w:rsidRDefault="00830FBA" w:rsidP="009B0A73">
            <w:r>
              <w:rPr>
                <w:sz w:val="24"/>
              </w:rPr>
              <w:t xml:space="preserve">Yes </w:t>
            </w:r>
          </w:p>
        </w:tc>
        <w:tc>
          <w:tcPr>
            <w:tcW w:w="5298" w:type="dxa"/>
            <w:tcBorders>
              <w:top w:val="single" w:sz="4" w:space="0" w:color="000000"/>
              <w:left w:val="single" w:sz="4" w:space="0" w:color="000000"/>
              <w:bottom w:val="single" w:sz="4" w:space="0" w:color="000000"/>
              <w:right w:val="single" w:sz="4" w:space="0" w:color="000000"/>
            </w:tcBorders>
            <w:vAlign w:val="center"/>
          </w:tcPr>
          <w:p w14:paraId="5A830E03" w14:textId="77777777" w:rsidR="00830FBA" w:rsidRDefault="00830FBA" w:rsidP="009B0A73">
            <w:r>
              <w:rPr>
                <w:sz w:val="24"/>
              </w:rPr>
              <w:t xml:space="preserve">This will have following Response               </w:t>
            </w:r>
          </w:p>
          <w:p w14:paraId="70BD6B05" w14:textId="77777777" w:rsidR="00830FBA" w:rsidRDefault="00830FBA" w:rsidP="009B0A73">
            <w:proofErr w:type="gramStart"/>
            <w:r>
              <w:rPr>
                <w:sz w:val="24"/>
              </w:rPr>
              <w:t>Success :</w:t>
            </w:r>
            <w:proofErr w:type="gramEnd"/>
            <w:r>
              <w:rPr>
                <w:sz w:val="24"/>
              </w:rPr>
              <w:t xml:space="preserve"> Completed; Failure : Not Completed </w:t>
            </w:r>
          </w:p>
        </w:tc>
      </w:tr>
      <w:tr w:rsidR="00830FBA" w14:paraId="66CACA28" w14:textId="77777777" w:rsidTr="009B0A73">
        <w:trPr>
          <w:trHeight w:val="3310"/>
        </w:trPr>
        <w:tc>
          <w:tcPr>
            <w:tcW w:w="2296" w:type="dxa"/>
            <w:tcBorders>
              <w:top w:val="single" w:sz="4" w:space="0" w:color="000000"/>
              <w:left w:val="single" w:sz="4" w:space="0" w:color="000000"/>
              <w:bottom w:val="single" w:sz="4" w:space="0" w:color="000000"/>
              <w:right w:val="single" w:sz="4" w:space="0" w:color="000000"/>
            </w:tcBorders>
            <w:vAlign w:val="center"/>
          </w:tcPr>
          <w:p w14:paraId="27D79C16" w14:textId="77777777" w:rsidR="00830FBA" w:rsidRDefault="00830FBA" w:rsidP="009B0A73">
            <w:r>
              <w:rPr>
                <w:sz w:val="24"/>
              </w:rPr>
              <w:t xml:space="preserve">Code </w:t>
            </w:r>
          </w:p>
        </w:tc>
        <w:tc>
          <w:tcPr>
            <w:tcW w:w="1665" w:type="dxa"/>
            <w:tcBorders>
              <w:top w:val="single" w:sz="4" w:space="0" w:color="000000"/>
              <w:left w:val="single" w:sz="4" w:space="0" w:color="000000"/>
              <w:bottom w:val="single" w:sz="4" w:space="0" w:color="000000"/>
              <w:right w:val="single" w:sz="4" w:space="0" w:color="000000"/>
            </w:tcBorders>
            <w:vAlign w:val="center"/>
          </w:tcPr>
          <w:p w14:paraId="158BAFE4" w14:textId="77777777" w:rsidR="00830FBA" w:rsidRDefault="00830FBA" w:rsidP="009B0A73">
            <w:proofErr w:type="gramStart"/>
            <w:r>
              <w:rPr>
                <w:sz w:val="24"/>
              </w:rPr>
              <w:t>Varchar(</w:t>
            </w:r>
            <w:proofErr w:type="gramEnd"/>
            <w:r>
              <w:rPr>
                <w:sz w:val="24"/>
              </w:rPr>
              <w:t xml:space="preserve">MAX) </w:t>
            </w:r>
          </w:p>
        </w:tc>
        <w:tc>
          <w:tcPr>
            <w:tcW w:w="1532" w:type="dxa"/>
            <w:tcBorders>
              <w:top w:val="single" w:sz="4" w:space="0" w:color="000000"/>
              <w:left w:val="single" w:sz="4" w:space="0" w:color="000000"/>
              <w:bottom w:val="single" w:sz="4" w:space="0" w:color="000000"/>
              <w:right w:val="single" w:sz="4" w:space="0" w:color="000000"/>
            </w:tcBorders>
            <w:vAlign w:val="center"/>
          </w:tcPr>
          <w:p w14:paraId="2AE784A3" w14:textId="77777777" w:rsidR="00830FBA" w:rsidRDefault="00830FBA" w:rsidP="009B0A73">
            <w:r>
              <w:rPr>
                <w:sz w:val="24"/>
              </w:rPr>
              <w:t xml:space="preserve">Yes </w:t>
            </w:r>
          </w:p>
        </w:tc>
        <w:tc>
          <w:tcPr>
            <w:tcW w:w="5298" w:type="dxa"/>
            <w:tcBorders>
              <w:top w:val="single" w:sz="4" w:space="0" w:color="000000"/>
              <w:left w:val="single" w:sz="4" w:space="0" w:color="000000"/>
              <w:bottom w:val="single" w:sz="4" w:space="0" w:color="000000"/>
              <w:right w:val="single" w:sz="4" w:space="0" w:color="000000"/>
            </w:tcBorders>
            <w:vAlign w:val="center"/>
          </w:tcPr>
          <w:p w14:paraId="0ED82DA5" w14:textId="77777777" w:rsidR="00830FBA" w:rsidRDefault="00830FBA" w:rsidP="009B0A73">
            <w:r>
              <w:rPr>
                <w:sz w:val="24"/>
              </w:rPr>
              <w:t xml:space="preserve">This will have following Codes </w:t>
            </w:r>
            <w:proofErr w:type="gramStart"/>
            <w:r>
              <w:rPr>
                <w:sz w:val="24"/>
              </w:rPr>
              <w:t>01,  02</w:t>
            </w:r>
            <w:proofErr w:type="gramEnd"/>
            <w:r>
              <w:rPr>
                <w:sz w:val="24"/>
              </w:rPr>
              <w:t xml:space="preserve"> and 03. </w:t>
            </w:r>
          </w:p>
          <w:p w14:paraId="165BD0E9" w14:textId="77777777" w:rsidR="00830FBA" w:rsidRDefault="00830FBA" w:rsidP="009B0A73">
            <w:r>
              <w:rPr>
                <w:sz w:val="24"/>
              </w:rPr>
              <w:t xml:space="preserve">01, </w:t>
            </w:r>
            <w:proofErr w:type="gramStart"/>
            <w:r>
              <w:rPr>
                <w:sz w:val="24"/>
              </w:rPr>
              <w:t>implies  for</w:t>
            </w:r>
            <w:proofErr w:type="gramEnd"/>
            <w:r>
              <w:rPr>
                <w:sz w:val="24"/>
              </w:rPr>
              <w:t xml:space="preserve"> </w:t>
            </w:r>
            <w:proofErr w:type="spellStart"/>
            <w:r>
              <w:rPr>
                <w:sz w:val="24"/>
              </w:rPr>
              <w:t>Successul</w:t>
            </w:r>
            <w:proofErr w:type="spellEnd"/>
            <w:r>
              <w:rPr>
                <w:sz w:val="24"/>
              </w:rPr>
              <w:t xml:space="preserve"> response. </w:t>
            </w:r>
          </w:p>
          <w:p w14:paraId="5B6A3670" w14:textId="77777777" w:rsidR="00830FBA" w:rsidRDefault="00830FBA" w:rsidP="009B0A73">
            <w:r>
              <w:rPr>
                <w:sz w:val="24"/>
              </w:rPr>
              <w:t xml:space="preserve">02, implies for No data found if something is fetched from the system. </w:t>
            </w:r>
          </w:p>
          <w:p w14:paraId="14B73E95" w14:textId="77777777" w:rsidR="00830FBA" w:rsidRDefault="00830FBA" w:rsidP="009B0A73">
            <w:r>
              <w:rPr>
                <w:sz w:val="24"/>
              </w:rPr>
              <w:t xml:space="preserve">03, implies for failure response for the exceptions at application level, example Syntax Error. </w:t>
            </w:r>
          </w:p>
          <w:p w14:paraId="54E89014" w14:textId="77777777" w:rsidR="00830FBA" w:rsidRDefault="00830FBA" w:rsidP="009B0A73">
            <w:r>
              <w:rPr>
                <w:b/>
                <w:sz w:val="24"/>
              </w:rPr>
              <w:t xml:space="preserve">Expected Values:   </w:t>
            </w:r>
          </w:p>
          <w:p w14:paraId="78EC20B6" w14:textId="77777777" w:rsidR="00F71E99" w:rsidRDefault="00830FBA" w:rsidP="009B0A73">
            <w:pPr>
              <w:ind w:right="4358"/>
              <w:rPr>
                <w:sz w:val="24"/>
              </w:rPr>
            </w:pPr>
            <w:r>
              <w:rPr>
                <w:sz w:val="24"/>
              </w:rPr>
              <w:t>1. 01</w:t>
            </w:r>
          </w:p>
          <w:p w14:paraId="15AFD0F8" w14:textId="77777777" w:rsidR="00830FBA" w:rsidRDefault="00830FBA" w:rsidP="009B0A73">
            <w:pPr>
              <w:ind w:right="4358"/>
            </w:pPr>
            <w:r>
              <w:rPr>
                <w:sz w:val="24"/>
              </w:rPr>
              <w:t xml:space="preserve"> 2. 02 </w:t>
            </w:r>
          </w:p>
          <w:p w14:paraId="14F06E79" w14:textId="77777777" w:rsidR="00830FBA" w:rsidRDefault="00830FBA" w:rsidP="009B0A73">
            <w:r>
              <w:rPr>
                <w:sz w:val="24"/>
              </w:rPr>
              <w:t xml:space="preserve">3. 03 </w:t>
            </w:r>
          </w:p>
        </w:tc>
      </w:tr>
      <w:tr w:rsidR="00830FBA" w14:paraId="1A275D82" w14:textId="77777777" w:rsidTr="009B0A73">
        <w:trPr>
          <w:trHeight w:val="612"/>
        </w:trPr>
        <w:tc>
          <w:tcPr>
            <w:tcW w:w="2296" w:type="dxa"/>
            <w:tcBorders>
              <w:top w:val="single" w:sz="4" w:space="0" w:color="000000"/>
              <w:left w:val="single" w:sz="4" w:space="0" w:color="000000"/>
              <w:bottom w:val="single" w:sz="4" w:space="0" w:color="000000"/>
              <w:right w:val="single" w:sz="4" w:space="0" w:color="000000"/>
            </w:tcBorders>
            <w:vAlign w:val="center"/>
          </w:tcPr>
          <w:p w14:paraId="0CBA5533" w14:textId="77777777" w:rsidR="00830FBA" w:rsidRDefault="00830FBA" w:rsidP="009B0A73">
            <w:r>
              <w:rPr>
                <w:sz w:val="24"/>
              </w:rPr>
              <w:t xml:space="preserve">Remarks </w:t>
            </w:r>
          </w:p>
        </w:tc>
        <w:tc>
          <w:tcPr>
            <w:tcW w:w="1665" w:type="dxa"/>
            <w:tcBorders>
              <w:top w:val="single" w:sz="4" w:space="0" w:color="000000"/>
              <w:left w:val="single" w:sz="4" w:space="0" w:color="000000"/>
              <w:bottom w:val="single" w:sz="4" w:space="0" w:color="000000"/>
              <w:right w:val="single" w:sz="4" w:space="0" w:color="000000"/>
            </w:tcBorders>
            <w:vAlign w:val="center"/>
          </w:tcPr>
          <w:p w14:paraId="636331E2" w14:textId="77777777" w:rsidR="00830FBA" w:rsidRDefault="00830FBA" w:rsidP="009B0A73">
            <w:proofErr w:type="gramStart"/>
            <w:r>
              <w:rPr>
                <w:sz w:val="24"/>
              </w:rPr>
              <w:t>Varchar(</w:t>
            </w:r>
            <w:proofErr w:type="gramEnd"/>
            <w:r>
              <w:rPr>
                <w:sz w:val="24"/>
              </w:rPr>
              <w:t xml:space="preserve">Max) </w:t>
            </w:r>
          </w:p>
        </w:tc>
        <w:tc>
          <w:tcPr>
            <w:tcW w:w="1532" w:type="dxa"/>
            <w:tcBorders>
              <w:top w:val="single" w:sz="4" w:space="0" w:color="000000"/>
              <w:left w:val="single" w:sz="4" w:space="0" w:color="000000"/>
              <w:bottom w:val="single" w:sz="4" w:space="0" w:color="000000"/>
              <w:right w:val="single" w:sz="4" w:space="0" w:color="000000"/>
            </w:tcBorders>
            <w:vAlign w:val="center"/>
          </w:tcPr>
          <w:p w14:paraId="6F7D9952" w14:textId="77777777" w:rsidR="00830FBA" w:rsidRDefault="00830FBA" w:rsidP="009B0A73">
            <w:r>
              <w:rPr>
                <w:sz w:val="24"/>
              </w:rPr>
              <w:t xml:space="preserve">No </w:t>
            </w:r>
          </w:p>
        </w:tc>
        <w:tc>
          <w:tcPr>
            <w:tcW w:w="5298" w:type="dxa"/>
            <w:tcBorders>
              <w:top w:val="single" w:sz="4" w:space="0" w:color="000000"/>
              <w:left w:val="single" w:sz="4" w:space="0" w:color="000000"/>
              <w:bottom w:val="single" w:sz="4" w:space="0" w:color="000000"/>
              <w:right w:val="single" w:sz="4" w:space="0" w:color="000000"/>
            </w:tcBorders>
          </w:tcPr>
          <w:p w14:paraId="406FC00C" w14:textId="77777777" w:rsidR="00830FBA" w:rsidRDefault="00830FBA" w:rsidP="009B0A73">
            <w:r>
              <w:rPr>
                <w:sz w:val="24"/>
              </w:rPr>
              <w:t xml:space="preserve">This will provide remarks in the API failure /successful scenarios. </w:t>
            </w:r>
          </w:p>
        </w:tc>
      </w:tr>
    </w:tbl>
    <w:p w14:paraId="733B1333" w14:textId="77777777" w:rsidR="00830FBA" w:rsidRPr="00830FBA" w:rsidRDefault="00830FBA" w:rsidP="00830FBA"/>
    <w:p w14:paraId="3C5C769A" w14:textId="5A9A0531" w:rsidR="001A2D49" w:rsidRDefault="00B103C4" w:rsidP="001655EA">
      <w:ins w:id="142" w:author="Aman Shegokar" w:date="2025-04-02T17:46:00Z">
        <w:r>
          <w:t>10.</w:t>
        </w:r>
        <w:proofErr w:type="gramStart"/>
        <w:r>
          <w:t>6.</w:t>
        </w:r>
      </w:ins>
      <w:ins w:id="143" w:author="Aman Shegokar" w:date="2025-04-02T17:47:00Z">
        <w:r>
          <w:t>Sample</w:t>
        </w:r>
        <w:proofErr w:type="gramEnd"/>
        <w:r>
          <w:t xml:space="preserve"> JSON request</w:t>
        </w:r>
      </w:ins>
    </w:p>
    <w:p w14:paraId="43665270" w14:textId="77777777" w:rsidR="00875ECA" w:rsidRPr="00D2760D" w:rsidRDefault="00875ECA" w:rsidP="00875ECA">
      <w:pPr>
        <w:rPr>
          <w:ins w:id="144" w:author="Aman Shegokar" w:date="2025-04-02T17:37:00Z"/>
        </w:rPr>
      </w:pPr>
      <w:bookmarkStart w:id="145" w:name="_GoBack"/>
      <w:bookmarkEnd w:id="145"/>
    </w:p>
    <w:tbl>
      <w:tblPr>
        <w:tblStyle w:val="TableGrid"/>
        <w:tblW w:w="0" w:type="auto"/>
        <w:tblLook w:val="04A0" w:firstRow="1" w:lastRow="0" w:firstColumn="1" w:lastColumn="0" w:noHBand="0" w:noVBand="1"/>
      </w:tblPr>
      <w:tblGrid>
        <w:gridCol w:w="10790"/>
      </w:tblGrid>
      <w:tr w:rsidR="00875ECA" w14:paraId="16107B23" w14:textId="77777777" w:rsidTr="00407E07">
        <w:trPr>
          <w:ins w:id="146" w:author="Aman Shegokar" w:date="2025-04-02T17:37:00Z"/>
        </w:trPr>
        <w:tc>
          <w:tcPr>
            <w:tcW w:w="10790" w:type="dxa"/>
          </w:tcPr>
          <w:p w14:paraId="47757239" w14:textId="77777777" w:rsidR="00875ECA" w:rsidRDefault="00875ECA" w:rsidP="00407E07">
            <w:pPr>
              <w:rPr>
                <w:ins w:id="147" w:author="Aman Shegokar" w:date="2025-04-02T17:37:00Z"/>
                <w:lang w:val="en-IN"/>
              </w:rPr>
            </w:pPr>
            <w:ins w:id="148" w:author="Aman Shegokar" w:date="2025-04-02T17:37:00Z">
              <w:r>
                <w:t>[</w:t>
              </w:r>
            </w:ins>
          </w:p>
          <w:p w14:paraId="7FABBEE2" w14:textId="77777777" w:rsidR="00875ECA" w:rsidRDefault="00875ECA" w:rsidP="00407E07">
            <w:pPr>
              <w:rPr>
                <w:ins w:id="149" w:author="Aman Shegokar" w:date="2025-04-02T17:37:00Z"/>
              </w:rPr>
            </w:pPr>
            <w:ins w:id="150" w:author="Aman Shegokar" w:date="2025-04-02T17:37:00Z">
              <w:r>
                <w:t>    {</w:t>
              </w:r>
            </w:ins>
          </w:p>
          <w:p w14:paraId="7AC6DD8F" w14:textId="0BD58AB1" w:rsidR="00875ECA" w:rsidRDefault="00875ECA" w:rsidP="00407E07">
            <w:pPr>
              <w:rPr>
                <w:ins w:id="151" w:author="Aman Shegokar" w:date="2025-04-02T17:37:00Z"/>
              </w:rPr>
            </w:pPr>
            <w:ins w:id="152" w:author="Aman Shegokar" w:date="2025-04-02T17:37:00Z">
              <w:r>
                <w:t xml:space="preserve">   "</w:t>
              </w:r>
              <w:proofErr w:type="spellStart"/>
              <w:r>
                <w:t>TransactionType</w:t>
              </w:r>
              <w:proofErr w:type="spellEnd"/>
              <w:r>
                <w:t xml:space="preserve"> ": "</w:t>
              </w:r>
              <w:proofErr w:type="spellStart"/>
              <w:r>
                <w:t>ManualPosting</w:t>
              </w:r>
              <w:proofErr w:type="spellEnd"/>
              <w:r>
                <w:t>",</w:t>
              </w:r>
            </w:ins>
          </w:p>
          <w:p w14:paraId="3A2EA1B9" w14:textId="77777777" w:rsidR="00875ECA" w:rsidRDefault="00875ECA" w:rsidP="00407E07">
            <w:pPr>
              <w:rPr>
                <w:ins w:id="153" w:author="Aman Shegokar" w:date="2025-04-02T17:37:00Z"/>
              </w:rPr>
            </w:pPr>
            <w:ins w:id="154" w:author="Aman Shegokar" w:date="2025-04-02T17:37:00Z">
              <w:r>
                <w:t>    "</w:t>
              </w:r>
              <w:proofErr w:type="spellStart"/>
              <w:r>
                <w:t>LoanScheduleNo</w:t>
              </w:r>
              <w:proofErr w:type="spellEnd"/>
              <w:r>
                <w:t>": "114455",</w:t>
              </w:r>
            </w:ins>
          </w:p>
          <w:p w14:paraId="29FF09E7" w14:textId="77777777" w:rsidR="00875ECA" w:rsidRDefault="00875ECA" w:rsidP="00407E07">
            <w:pPr>
              <w:rPr>
                <w:ins w:id="155" w:author="Aman Shegokar" w:date="2025-04-02T17:37:00Z"/>
              </w:rPr>
            </w:pPr>
            <w:ins w:id="156" w:author="Aman Shegokar" w:date="2025-04-02T17:37:00Z">
              <w:r>
                <w:t>    "</w:t>
              </w:r>
              <w:proofErr w:type="spellStart"/>
              <w:r>
                <w:t>NBFCBankAccountName</w:t>
              </w:r>
              <w:proofErr w:type="spellEnd"/>
              <w:r>
                <w:t>": "HDFC BANK - BILLDESK CONTROL ACCOUNT - 164051",</w:t>
              </w:r>
            </w:ins>
          </w:p>
          <w:p w14:paraId="382BB8A3" w14:textId="77777777" w:rsidR="00875ECA" w:rsidRDefault="00875ECA" w:rsidP="00407E07">
            <w:pPr>
              <w:rPr>
                <w:ins w:id="157" w:author="Aman Shegokar" w:date="2025-04-02T17:37:00Z"/>
              </w:rPr>
            </w:pPr>
            <w:ins w:id="158" w:author="Aman Shegokar" w:date="2025-04-02T17:37:00Z">
              <w:r>
                <w:t>    "</w:t>
              </w:r>
              <w:proofErr w:type="spellStart"/>
              <w:r>
                <w:t>NBFCBankAccountNo</w:t>
              </w:r>
              <w:proofErr w:type="spellEnd"/>
              <w:r>
                <w:t>": "164051",</w:t>
              </w:r>
            </w:ins>
          </w:p>
          <w:p w14:paraId="00571744" w14:textId="6E11B80D" w:rsidR="00875ECA" w:rsidRDefault="00875ECA" w:rsidP="00407E07">
            <w:pPr>
              <w:rPr>
                <w:ins w:id="159" w:author="Aman Shegokar" w:date="2025-04-02T17:37:00Z"/>
              </w:rPr>
            </w:pPr>
            <w:ins w:id="160" w:author="Aman Shegokar" w:date="2025-04-02T17:37:00Z">
              <w:r>
                <w:t>    "</w:t>
              </w:r>
              <w:proofErr w:type="spellStart"/>
              <w:r>
                <w:t>ReceiptAmount</w:t>
              </w:r>
              <w:proofErr w:type="spellEnd"/>
              <w:r>
                <w:t>": "",</w:t>
              </w:r>
            </w:ins>
          </w:p>
          <w:p w14:paraId="28243B36" w14:textId="77777777" w:rsidR="00875ECA" w:rsidRDefault="00875ECA" w:rsidP="00407E07">
            <w:pPr>
              <w:rPr>
                <w:ins w:id="161" w:author="Aman Shegokar" w:date="2025-04-02T17:37:00Z"/>
              </w:rPr>
            </w:pPr>
            <w:ins w:id="162" w:author="Aman Shegokar" w:date="2025-04-02T17:37:00Z">
              <w:r>
                <w:t>    "</w:t>
              </w:r>
              <w:proofErr w:type="spellStart"/>
              <w:r>
                <w:t>ReceiptDate</w:t>
              </w:r>
              <w:proofErr w:type="spellEnd"/>
              <w:r>
                <w:t>": "2024-07-08",</w:t>
              </w:r>
            </w:ins>
          </w:p>
          <w:p w14:paraId="1100403E" w14:textId="77777777" w:rsidR="00875ECA" w:rsidRDefault="00875ECA" w:rsidP="00407E07">
            <w:pPr>
              <w:rPr>
                <w:ins w:id="163" w:author="Aman Shegokar" w:date="2025-04-02T17:37:00Z"/>
              </w:rPr>
            </w:pPr>
            <w:ins w:id="164" w:author="Aman Shegokar" w:date="2025-04-02T17:37:00Z">
              <w:r>
                <w:t>    "</w:t>
              </w:r>
              <w:proofErr w:type="spellStart"/>
              <w:r>
                <w:t>ReceiptMode</w:t>
              </w:r>
              <w:proofErr w:type="spellEnd"/>
              <w:r>
                <w:t>": "R",</w:t>
              </w:r>
            </w:ins>
          </w:p>
          <w:p w14:paraId="51AD402C" w14:textId="77777777" w:rsidR="00875ECA" w:rsidRDefault="00875ECA" w:rsidP="00407E07">
            <w:pPr>
              <w:rPr>
                <w:ins w:id="165" w:author="Aman Shegokar" w:date="2025-04-02T17:37:00Z"/>
              </w:rPr>
            </w:pPr>
            <w:ins w:id="166" w:author="Aman Shegokar" w:date="2025-04-02T17:37:00Z">
              <w:r>
                <w:t>    "</w:t>
              </w:r>
              <w:proofErr w:type="spellStart"/>
              <w:r>
                <w:t>ReceiptValueDate</w:t>
              </w:r>
              <w:proofErr w:type="spellEnd"/>
              <w:r>
                <w:t>": "2024-07-08",</w:t>
              </w:r>
            </w:ins>
          </w:p>
          <w:p w14:paraId="7E83B3EB" w14:textId="77777777" w:rsidR="00875ECA" w:rsidRDefault="00875ECA" w:rsidP="00407E07">
            <w:pPr>
              <w:rPr>
                <w:ins w:id="167" w:author="Aman Shegokar" w:date="2025-04-02T17:37:00Z"/>
              </w:rPr>
            </w:pPr>
            <w:ins w:id="168" w:author="Aman Shegokar" w:date="2025-04-02T17:37:00Z">
              <w:r>
                <w:t>    "</w:t>
              </w:r>
              <w:proofErr w:type="spellStart"/>
              <w:r>
                <w:t>RefNo</w:t>
              </w:r>
              <w:proofErr w:type="spellEnd"/>
              <w:r>
                <w:t>": "870662499131539",</w:t>
              </w:r>
            </w:ins>
          </w:p>
          <w:p w14:paraId="1D9A39B5" w14:textId="77777777" w:rsidR="00875ECA" w:rsidRDefault="00875ECA" w:rsidP="00407E07">
            <w:pPr>
              <w:rPr>
                <w:ins w:id="169" w:author="Aman Shegokar" w:date="2025-04-02T17:37:00Z"/>
              </w:rPr>
            </w:pPr>
            <w:ins w:id="170" w:author="Aman Shegokar" w:date="2025-04-02T17:37:00Z">
              <w:r>
                <w:t>    "</w:t>
              </w:r>
              <w:proofErr w:type="spellStart"/>
              <w:r>
                <w:t>UniqueRecordID</w:t>
              </w:r>
              <w:proofErr w:type="spellEnd"/>
              <w:r>
                <w:t>": "551627211"</w:t>
              </w:r>
            </w:ins>
          </w:p>
          <w:p w14:paraId="40A487A1" w14:textId="77777777" w:rsidR="00875ECA" w:rsidRDefault="00875ECA" w:rsidP="00407E07">
            <w:pPr>
              <w:rPr>
                <w:ins w:id="171" w:author="Aman Shegokar" w:date="2025-04-02T17:37:00Z"/>
              </w:rPr>
            </w:pPr>
            <w:ins w:id="172" w:author="Aman Shegokar" w:date="2025-04-02T17:37:00Z">
              <w:r>
                <w:t>}</w:t>
              </w:r>
            </w:ins>
          </w:p>
          <w:p w14:paraId="02F41225" w14:textId="77777777" w:rsidR="00875ECA" w:rsidRDefault="00875ECA" w:rsidP="00407E07">
            <w:pPr>
              <w:rPr>
                <w:ins w:id="173" w:author="Aman Shegokar" w:date="2025-04-02T17:37:00Z"/>
              </w:rPr>
            </w:pPr>
            <w:ins w:id="174" w:author="Aman Shegokar" w:date="2025-04-02T17:37:00Z">
              <w:r>
                <w:t>]</w:t>
              </w:r>
            </w:ins>
          </w:p>
          <w:p w14:paraId="6868C312" w14:textId="77777777" w:rsidR="00875ECA" w:rsidRDefault="00875ECA" w:rsidP="00407E07">
            <w:pPr>
              <w:rPr>
                <w:ins w:id="175" w:author="Aman Shegokar" w:date="2025-04-02T17:37:00Z"/>
              </w:rPr>
            </w:pPr>
          </w:p>
        </w:tc>
      </w:tr>
    </w:tbl>
    <w:p w14:paraId="423EBB27" w14:textId="51C2679B" w:rsidR="00A063CF" w:rsidRDefault="00A063CF" w:rsidP="001655EA">
      <w:pPr>
        <w:rPr>
          <w:ins w:id="176" w:author="Aman Shegokar" w:date="2025-04-02T17:53:00Z"/>
        </w:rPr>
      </w:pPr>
    </w:p>
    <w:p w14:paraId="2A0D976D" w14:textId="6676FC93" w:rsidR="00B103C4" w:rsidRDefault="00B103C4" w:rsidP="001655EA">
      <w:pPr>
        <w:rPr>
          <w:ins w:id="177" w:author="Aman Shegokar" w:date="2025-04-02T17:53:00Z"/>
        </w:rPr>
      </w:pPr>
    </w:p>
    <w:p w14:paraId="687B40F2" w14:textId="77777777" w:rsidR="00B103C4" w:rsidRDefault="00B103C4" w:rsidP="00B103C4">
      <w:pPr>
        <w:pStyle w:val="Heading2"/>
        <w:rPr>
          <w:ins w:id="178" w:author="Aman Shegokar" w:date="2025-04-02T17:53:00Z"/>
        </w:rPr>
      </w:pPr>
      <w:ins w:id="179" w:author="Aman Shegokar" w:date="2025-04-02T17:53:00Z">
        <w:r w:rsidRPr="00DF6C8E">
          <w:t xml:space="preserve">10.2. Sample JSON Request Specification details </w:t>
        </w:r>
      </w:ins>
    </w:p>
    <w:p w14:paraId="5B7764DF" w14:textId="77777777" w:rsidR="00B103C4" w:rsidRPr="00D2760D" w:rsidRDefault="00B103C4" w:rsidP="00B103C4">
      <w:pPr>
        <w:rPr>
          <w:ins w:id="180" w:author="Aman Shegokar" w:date="2025-04-02T17:53:00Z"/>
        </w:rPr>
      </w:pPr>
    </w:p>
    <w:p w14:paraId="0E659A81" w14:textId="77777777" w:rsidR="00B103C4" w:rsidRPr="00D46082" w:rsidRDefault="00B103C4" w:rsidP="00B103C4">
      <w:pPr>
        <w:rPr>
          <w:ins w:id="181" w:author="Aman Shegokar" w:date="2025-04-02T17:53:00Z"/>
        </w:rPr>
      </w:pPr>
      <w:ins w:id="182" w:author="Aman Shegokar" w:date="2025-04-02T17:53:00Z">
        <w:r>
          <w:rPr>
            <w:sz w:val="24"/>
          </w:rPr>
          <w:t xml:space="preserve"> </w:t>
        </w:r>
        <w:r>
          <w:t xml:space="preserve">Refer below table for the field specification </w:t>
        </w:r>
      </w:ins>
    </w:p>
    <w:p w14:paraId="6AE4F205" w14:textId="77777777" w:rsidR="00B103C4" w:rsidRDefault="00B103C4" w:rsidP="00B103C4">
      <w:pPr>
        <w:rPr>
          <w:ins w:id="183" w:author="Aman Shegokar" w:date="2025-04-02T17:53:00Z"/>
        </w:rPr>
      </w:pPr>
    </w:p>
    <w:tbl>
      <w:tblPr>
        <w:tblStyle w:val="TableGrid0"/>
        <w:tblW w:w="10790" w:type="dxa"/>
        <w:tblInd w:w="6" w:type="dxa"/>
        <w:tblCellMar>
          <w:top w:w="48" w:type="dxa"/>
          <w:left w:w="107" w:type="dxa"/>
          <w:right w:w="61" w:type="dxa"/>
        </w:tblCellMar>
        <w:tblLook w:val="04A0" w:firstRow="1" w:lastRow="0" w:firstColumn="1" w:lastColumn="0" w:noHBand="0" w:noVBand="1"/>
      </w:tblPr>
      <w:tblGrid>
        <w:gridCol w:w="2643"/>
        <w:gridCol w:w="1654"/>
        <w:gridCol w:w="1647"/>
        <w:gridCol w:w="4846"/>
      </w:tblGrid>
      <w:tr w:rsidR="00B103C4" w14:paraId="24FD6B10" w14:textId="77777777" w:rsidTr="00407E07">
        <w:trPr>
          <w:trHeight w:val="593"/>
          <w:ins w:id="184" w:author="Aman Shegokar" w:date="2025-04-02T17:53:00Z"/>
        </w:trPr>
        <w:tc>
          <w:tcPr>
            <w:tcW w:w="2643" w:type="dxa"/>
            <w:tcBorders>
              <w:top w:val="single" w:sz="4" w:space="0" w:color="000000"/>
              <w:left w:val="single" w:sz="4" w:space="0" w:color="000000"/>
              <w:bottom w:val="single" w:sz="4" w:space="0" w:color="000000"/>
              <w:right w:val="single" w:sz="4" w:space="0" w:color="000000"/>
            </w:tcBorders>
            <w:shd w:val="clear" w:color="auto" w:fill="F4B084"/>
            <w:vAlign w:val="center"/>
          </w:tcPr>
          <w:p w14:paraId="6C259BA1" w14:textId="77777777" w:rsidR="00B103C4" w:rsidRDefault="00B103C4" w:rsidP="00407E07">
            <w:pPr>
              <w:rPr>
                <w:ins w:id="185" w:author="Aman Shegokar" w:date="2025-04-02T17:53:00Z"/>
              </w:rPr>
            </w:pPr>
            <w:proofErr w:type="spellStart"/>
            <w:ins w:id="186" w:author="Aman Shegokar" w:date="2025-04-02T17:53:00Z">
              <w:r>
                <w:rPr>
                  <w:b/>
                  <w:sz w:val="24"/>
                </w:rPr>
                <w:t>FieldName</w:t>
              </w:r>
              <w:proofErr w:type="spellEnd"/>
              <w:r>
                <w:rPr>
                  <w:b/>
                  <w:sz w:val="24"/>
                </w:rPr>
                <w:t xml:space="preserve"> </w:t>
              </w:r>
            </w:ins>
          </w:p>
        </w:tc>
        <w:tc>
          <w:tcPr>
            <w:tcW w:w="1654" w:type="dxa"/>
            <w:tcBorders>
              <w:top w:val="single" w:sz="4" w:space="0" w:color="000000"/>
              <w:left w:val="single" w:sz="4" w:space="0" w:color="000000"/>
              <w:bottom w:val="single" w:sz="4" w:space="0" w:color="000000"/>
              <w:right w:val="single" w:sz="4" w:space="0" w:color="000000"/>
            </w:tcBorders>
            <w:shd w:val="clear" w:color="auto" w:fill="F4B084"/>
          </w:tcPr>
          <w:p w14:paraId="79D06C64" w14:textId="77777777" w:rsidR="00B103C4" w:rsidRDefault="00B103C4" w:rsidP="00407E07">
            <w:pPr>
              <w:ind w:left="3"/>
              <w:rPr>
                <w:ins w:id="187" w:author="Aman Shegokar" w:date="2025-04-02T17:53:00Z"/>
              </w:rPr>
            </w:pPr>
            <w:proofErr w:type="spellStart"/>
            <w:proofErr w:type="gramStart"/>
            <w:ins w:id="188" w:author="Aman Shegokar" w:date="2025-04-02T17:53:00Z">
              <w:r>
                <w:rPr>
                  <w:b/>
                  <w:sz w:val="24"/>
                </w:rPr>
                <w:t>DataType</w:t>
              </w:r>
              <w:proofErr w:type="spellEnd"/>
              <w:r>
                <w:rPr>
                  <w:b/>
                  <w:sz w:val="24"/>
                </w:rPr>
                <w:t>(</w:t>
              </w:r>
              <w:proofErr w:type="gramEnd"/>
              <w:r>
                <w:rPr>
                  <w:b/>
                  <w:sz w:val="24"/>
                </w:rPr>
                <w:t>Len</w:t>
              </w:r>
            </w:ins>
          </w:p>
          <w:p w14:paraId="4BDB30BD" w14:textId="77777777" w:rsidR="00B103C4" w:rsidRDefault="00B103C4" w:rsidP="00407E07">
            <w:pPr>
              <w:ind w:left="3"/>
              <w:rPr>
                <w:ins w:id="189" w:author="Aman Shegokar" w:date="2025-04-02T17:53:00Z"/>
              </w:rPr>
            </w:pPr>
            <w:ins w:id="190" w:author="Aman Shegokar" w:date="2025-04-02T17:53:00Z">
              <w:r>
                <w:rPr>
                  <w:b/>
                  <w:sz w:val="24"/>
                </w:rPr>
                <w:t xml:space="preserve">) </w:t>
              </w:r>
            </w:ins>
          </w:p>
        </w:tc>
        <w:tc>
          <w:tcPr>
            <w:tcW w:w="1647" w:type="dxa"/>
            <w:tcBorders>
              <w:top w:val="single" w:sz="4" w:space="0" w:color="000000"/>
              <w:left w:val="single" w:sz="4" w:space="0" w:color="000000"/>
              <w:bottom w:val="single" w:sz="4" w:space="0" w:color="000000"/>
              <w:right w:val="single" w:sz="4" w:space="0" w:color="000000"/>
            </w:tcBorders>
            <w:shd w:val="clear" w:color="auto" w:fill="F4B084"/>
          </w:tcPr>
          <w:p w14:paraId="32E9989B" w14:textId="77777777" w:rsidR="00B103C4" w:rsidRDefault="00B103C4" w:rsidP="00407E07">
            <w:pPr>
              <w:ind w:left="2"/>
              <w:rPr>
                <w:ins w:id="191" w:author="Aman Shegokar" w:date="2025-04-02T17:53:00Z"/>
              </w:rPr>
            </w:pPr>
            <w:ins w:id="192" w:author="Aman Shegokar" w:date="2025-04-02T17:53:00Z">
              <w:r>
                <w:rPr>
                  <w:b/>
                  <w:sz w:val="24"/>
                </w:rPr>
                <w:t xml:space="preserve">Mandatory (Yes/No/CM) </w:t>
              </w:r>
            </w:ins>
          </w:p>
        </w:tc>
        <w:tc>
          <w:tcPr>
            <w:tcW w:w="4846" w:type="dxa"/>
            <w:tcBorders>
              <w:top w:val="single" w:sz="4" w:space="0" w:color="000000"/>
              <w:left w:val="single" w:sz="4" w:space="0" w:color="000000"/>
              <w:bottom w:val="single" w:sz="4" w:space="0" w:color="000000"/>
              <w:right w:val="single" w:sz="4" w:space="0" w:color="000000"/>
            </w:tcBorders>
            <w:shd w:val="clear" w:color="auto" w:fill="F4B084"/>
            <w:vAlign w:val="center"/>
          </w:tcPr>
          <w:p w14:paraId="469032E6" w14:textId="77777777" w:rsidR="00B103C4" w:rsidRDefault="00B103C4" w:rsidP="00407E07">
            <w:pPr>
              <w:ind w:left="2"/>
              <w:rPr>
                <w:ins w:id="193" w:author="Aman Shegokar" w:date="2025-04-02T17:53:00Z"/>
              </w:rPr>
            </w:pPr>
            <w:ins w:id="194" w:author="Aman Shegokar" w:date="2025-04-02T17:53:00Z">
              <w:r>
                <w:rPr>
                  <w:b/>
                  <w:sz w:val="24"/>
                </w:rPr>
                <w:t xml:space="preserve">Description </w:t>
              </w:r>
            </w:ins>
          </w:p>
        </w:tc>
      </w:tr>
      <w:tr w:rsidR="00B103C4" w14:paraId="0FF63675" w14:textId="77777777" w:rsidTr="00407E07">
        <w:trPr>
          <w:trHeight w:val="599"/>
          <w:ins w:id="195" w:author="Aman Shegokar" w:date="2025-04-02T17:53:00Z"/>
        </w:trPr>
        <w:tc>
          <w:tcPr>
            <w:tcW w:w="2643"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2900FF8F" w14:textId="77777777" w:rsidR="00B103C4" w:rsidRDefault="00B103C4" w:rsidP="00407E07">
            <w:pPr>
              <w:rPr>
                <w:ins w:id="196" w:author="Aman Shegokar" w:date="2025-04-02T17:53:00Z"/>
                <w:sz w:val="24"/>
              </w:rPr>
            </w:pPr>
            <w:proofErr w:type="spellStart"/>
            <w:ins w:id="197" w:author="Aman Shegokar" w:date="2025-04-02T17:53:00Z">
              <w:r>
                <w:rPr>
                  <w:sz w:val="24"/>
                </w:rPr>
                <w:t>TransactionType</w:t>
              </w:r>
              <w:proofErr w:type="spellEnd"/>
            </w:ins>
          </w:p>
        </w:tc>
        <w:tc>
          <w:tcPr>
            <w:tcW w:w="1654"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2658D403" w14:textId="77777777" w:rsidR="00B103C4" w:rsidRDefault="00B103C4" w:rsidP="00407E07">
            <w:pPr>
              <w:ind w:left="3"/>
              <w:rPr>
                <w:ins w:id="198" w:author="Aman Shegokar" w:date="2025-04-02T17:53:00Z"/>
                <w:sz w:val="24"/>
              </w:rPr>
            </w:pPr>
            <w:proofErr w:type="gramStart"/>
            <w:ins w:id="199" w:author="Aman Shegokar" w:date="2025-04-02T17:53:00Z">
              <w:r>
                <w:rPr>
                  <w:sz w:val="24"/>
                </w:rPr>
                <w:t>VARCHAR(</w:t>
              </w:r>
              <w:proofErr w:type="gramEnd"/>
              <w:r>
                <w:rPr>
                  <w:sz w:val="24"/>
                </w:rPr>
                <w:t>50)</w:t>
              </w:r>
            </w:ins>
          </w:p>
        </w:tc>
        <w:tc>
          <w:tcPr>
            <w:tcW w:w="1647" w:type="dxa"/>
            <w:tcBorders>
              <w:top w:val="single" w:sz="4" w:space="0" w:color="000000"/>
              <w:left w:val="single" w:sz="4" w:space="0" w:color="000000"/>
              <w:bottom w:val="single" w:sz="4" w:space="0" w:color="000000"/>
              <w:right w:val="single" w:sz="4" w:space="0" w:color="000000"/>
            </w:tcBorders>
            <w:shd w:val="clear" w:color="auto" w:fill="FFFF00"/>
            <w:vAlign w:val="center"/>
          </w:tcPr>
          <w:p w14:paraId="38CA405F" w14:textId="77777777" w:rsidR="00B103C4" w:rsidRDefault="00B103C4" w:rsidP="00407E07">
            <w:pPr>
              <w:ind w:left="2"/>
              <w:rPr>
                <w:ins w:id="200" w:author="Aman Shegokar" w:date="2025-04-02T17:53:00Z"/>
                <w:sz w:val="24"/>
              </w:rPr>
            </w:pPr>
            <w:ins w:id="201" w:author="Aman Shegokar" w:date="2025-04-02T17:53:00Z">
              <w:r>
                <w:rPr>
                  <w:sz w:val="24"/>
                </w:rPr>
                <w:t>No</w:t>
              </w:r>
            </w:ins>
          </w:p>
        </w:tc>
        <w:tc>
          <w:tcPr>
            <w:tcW w:w="4846" w:type="dxa"/>
            <w:tcBorders>
              <w:top w:val="single" w:sz="4" w:space="0" w:color="000000"/>
              <w:left w:val="single" w:sz="4" w:space="0" w:color="000000"/>
              <w:bottom w:val="single" w:sz="4" w:space="0" w:color="000000"/>
              <w:right w:val="single" w:sz="4" w:space="0" w:color="000000"/>
            </w:tcBorders>
            <w:shd w:val="clear" w:color="auto" w:fill="FFFF00"/>
          </w:tcPr>
          <w:p w14:paraId="04A38371" w14:textId="77777777" w:rsidR="00B103C4" w:rsidRDefault="00B103C4" w:rsidP="00407E07">
            <w:pPr>
              <w:rPr>
                <w:ins w:id="202" w:author="Aman Shegokar" w:date="2025-04-02T17:53:00Z"/>
                <w:sz w:val="24"/>
              </w:rPr>
            </w:pPr>
            <w:proofErr w:type="spellStart"/>
            <w:ins w:id="203" w:author="Aman Shegokar" w:date="2025-04-02T17:53:00Z">
              <w:r>
                <w:rPr>
                  <w:sz w:val="24"/>
                </w:rPr>
                <w:t>ManualPosting</w:t>
              </w:r>
              <w:proofErr w:type="spellEnd"/>
            </w:ins>
          </w:p>
        </w:tc>
      </w:tr>
      <w:tr w:rsidR="00B103C4" w14:paraId="3EEFA3D2" w14:textId="77777777" w:rsidTr="00407E07">
        <w:trPr>
          <w:trHeight w:val="599"/>
          <w:ins w:id="204" w:author="Aman Shegokar" w:date="2025-04-02T17:53:00Z"/>
        </w:trPr>
        <w:tc>
          <w:tcPr>
            <w:tcW w:w="2643" w:type="dxa"/>
            <w:tcBorders>
              <w:top w:val="single" w:sz="4" w:space="0" w:color="000000"/>
              <w:left w:val="single" w:sz="4" w:space="0" w:color="000000"/>
              <w:bottom w:val="single" w:sz="4" w:space="0" w:color="000000"/>
              <w:right w:val="single" w:sz="4" w:space="0" w:color="000000"/>
            </w:tcBorders>
            <w:vAlign w:val="center"/>
          </w:tcPr>
          <w:p w14:paraId="7393E704" w14:textId="77777777" w:rsidR="00B103C4" w:rsidRDefault="00B103C4" w:rsidP="00407E07">
            <w:pPr>
              <w:rPr>
                <w:ins w:id="205" w:author="Aman Shegokar" w:date="2025-04-02T17:53:00Z"/>
                <w:sz w:val="24"/>
              </w:rPr>
            </w:pPr>
            <w:proofErr w:type="spellStart"/>
            <w:ins w:id="206" w:author="Aman Shegokar" w:date="2025-04-02T17:53:00Z">
              <w:r>
                <w:rPr>
                  <w:sz w:val="24"/>
                </w:rPr>
                <w:t>LoanScheduleNo</w:t>
              </w:r>
              <w:proofErr w:type="spellEnd"/>
              <w:r>
                <w:rPr>
                  <w:sz w:val="24"/>
                </w:rPr>
                <w:t xml:space="preserve"> </w:t>
              </w:r>
            </w:ins>
          </w:p>
        </w:tc>
        <w:tc>
          <w:tcPr>
            <w:tcW w:w="1654" w:type="dxa"/>
            <w:tcBorders>
              <w:top w:val="single" w:sz="4" w:space="0" w:color="000000"/>
              <w:left w:val="single" w:sz="4" w:space="0" w:color="000000"/>
              <w:bottom w:val="single" w:sz="4" w:space="0" w:color="000000"/>
              <w:right w:val="single" w:sz="4" w:space="0" w:color="000000"/>
            </w:tcBorders>
            <w:vAlign w:val="center"/>
          </w:tcPr>
          <w:p w14:paraId="0C126D5B" w14:textId="77777777" w:rsidR="00B103C4" w:rsidRDefault="00B103C4" w:rsidP="00407E07">
            <w:pPr>
              <w:ind w:left="3"/>
              <w:rPr>
                <w:ins w:id="207" w:author="Aman Shegokar" w:date="2025-04-02T17:53:00Z"/>
                <w:sz w:val="24"/>
              </w:rPr>
            </w:pPr>
            <w:proofErr w:type="gramStart"/>
            <w:ins w:id="208" w:author="Aman Shegokar" w:date="2025-04-02T17:53:00Z">
              <w:r>
                <w:rPr>
                  <w:sz w:val="24"/>
                </w:rPr>
                <w:t>VARCHAR(</w:t>
              </w:r>
              <w:proofErr w:type="gramEnd"/>
              <w:r>
                <w:rPr>
                  <w:sz w:val="24"/>
                </w:rPr>
                <w:t xml:space="preserve">25) </w:t>
              </w:r>
            </w:ins>
          </w:p>
        </w:tc>
        <w:tc>
          <w:tcPr>
            <w:tcW w:w="1647" w:type="dxa"/>
            <w:tcBorders>
              <w:top w:val="single" w:sz="4" w:space="0" w:color="000000"/>
              <w:left w:val="single" w:sz="4" w:space="0" w:color="000000"/>
              <w:bottom w:val="single" w:sz="4" w:space="0" w:color="000000"/>
              <w:right w:val="single" w:sz="4" w:space="0" w:color="000000"/>
            </w:tcBorders>
            <w:vAlign w:val="center"/>
          </w:tcPr>
          <w:p w14:paraId="39F9FAED" w14:textId="77777777" w:rsidR="00B103C4" w:rsidRDefault="00B103C4" w:rsidP="00407E07">
            <w:pPr>
              <w:ind w:left="2"/>
              <w:rPr>
                <w:ins w:id="209" w:author="Aman Shegokar" w:date="2025-04-02T17:53:00Z"/>
                <w:sz w:val="24"/>
              </w:rPr>
            </w:pPr>
            <w:ins w:id="210" w:author="Aman Shegokar" w:date="2025-04-02T17:53:00Z">
              <w:r>
                <w:rPr>
                  <w:sz w:val="24"/>
                </w:rPr>
                <w:t xml:space="preserve">Yes </w:t>
              </w:r>
            </w:ins>
          </w:p>
        </w:tc>
        <w:tc>
          <w:tcPr>
            <w:tcW w:w="4846" w:type="dxa"/>
            <w:tcBorders>
              <w:top w:val="single" w:sz="4" w:space="0" w:color="000000"/>
              <w:left w:val="single" w:sz="4" w:space="0" w:color="000000"/>
              <w:bottom w:val="single" w:sz="4" w:space="0" w:color="000000"/>
              <w:right w:val="single" w:sz="4" w:space="0" w:color="000000"/>
            </w:tcBorders>
          </w:tcPr>
          <w:p w14:paraId="461C18C9" w14:textId="77777777" w:rsidR="00B103C4" w:rsidRDefault="00B103C4" w:rsidP="00407E07">
            <w:pPr>
              <w:ind w:left="2"/>
              <w:rPr>
                <w:ins w:id="211" w:author="Aman Shegokar" w:date="2025-04-02T17:53:00Z"/>
                <w:sz w:val="24"/>
              </w:rPr>
            </w:pPr>
            <w:ins w:id="212" w:author="Aman Shegokar" w:date="2025-04-02T17:53:00Z">
              <w:r>
                <w:rPr>
                  <w:sz w:val="24"/>
                </w:rPr>
                <w:t xml:space="preserve">Loan contract Number L5 for which customer is making online payment </w:t>
              </w:r>
            </w:ins>
          </w:p>
        </w:tc>
      </w:tr>
      <w:tr w:rsidR="00B103C4" w14:paraId="032ADDF6" w14:textId="77777777" w:rsidTr="00407E07">
        <w:trPr>
          <w:trHeight w:val="310"/>
          <w:ins w:id="213" w:author="Aman Shegokar" w:date="2025-04-02T17:53:00Z"/>
        </w:trPr>
        <w:tc>
          <w:tcPr>
            <w:tcW w:w="2643" w:type="dxa"/>
            <w:tcBorders>
              <w:top w:val="single" w:sz="4" w:space="0" w:color="000000"/>
              <w:left w:val="single" w:sz="4" w:space="0" w:color="000000"/>
              <w:bottom w:val="single" w:sz="4" w:space="0" w:color="000000"/>
              <w:right w:val="single" w:sz="4" w:space="0" w:color="000000"/>
            </w:tcBorders>
          </w:tcPr>
          <w:p w14:paraId="0A6C901A" w14:textId="77777777" w:rsidR="00B103C4" w:rsidRDefault="00B103C4" w:rsidP="00407E07">
            <w:pPr>
              <w:rPr>
                <w:ins w:id="214" w:author="Aman Shegokar" w:date="2025-04-02T17:53:00Z"/>
              </w:rPr>
            </w:pPr>
            <w:proofErr w:type="spellStart"/>
            <w:ins w:id="215" w:author="Aman Shegokar" w:date="2025-04-02T17:53:00Z">
              <w:r>
                <w:rPr>
                  <w:sz w:val="24"/>
                </w:rPr>
                <w:t>ReceiptValueDate</w:t>
              </w:r>
              <w:proofErr w:type="spellEnd"/>
              <w:r>
                <w:rPr>
                  <w:sz w:val="24"/>
                </w:rPr>
                <w:t xml:space="preserve"> </w:t>
              </w:r>
            </w:ins>
          </w:p>
        </w:tc>
        <w:tc>
          <w:tcPr>
            <w:tcW w:w="1654" w:type="dxa"/>
            <w:tcBorders>
              <w:top w:val="single" w:sz="4" w:space="0" w:color="000000"/>
              <w:left w:val="single" w:sz="4" w:space="0" w:color="000000"/>
              <w:bottom w:val="single" w:sz="4" w:space="0" w:color="000000"/>
              <w:right w:val="single" w:sz="4" w:space="0" w:color="000000"/>
            </w:tcBorders>
          </w:tcPr>
          <w:p w14:paraId="01E0DCA3" w14:textId="77777777" w:rsidR="00B103C4" w:rsidRDefault="00B103C4" w:rsidP="00407E07">
            <w:pPr>
              <w:ind w:left="3"/>
              <w:rPr>
                <w:ins w:id="216" w:author="Aman Shegokar" w:date="2025-04-02T17:53:00Z"/>
              </w:rPr>
            </w:pPr>
            <w:proofErr w:type="gramStart"/>
            <w:ins w:id="217" w:author="Aman Shegokar" w:date="2025-04-02T17:53:00Z">
              <w:r>
                <w:rPr>
                  <w:sz w:val="24"/>
                </w:rPr>
                <w:t>VARCHAR(</w:t>
              </w:r>
              <w:proofErr w:type="gramEnd"/>
              <w:r>
                <w:rPr>
                  <w:sz w:val="24"/>
                </w:rPr>
                <w:t xml:space="preserve">25) </w:t>
              </w:r>
            </w:ins>
          </w:p>
        </w:tc>
        <w:tc>
          <w:tcPr>
            <w:tcW w:w="1647" w:type="dxa"/>
            <w:tcBorders>
              <w:top w:val="single" w:sz="4" w:space="0" w:color="000000"/>
              <w:left w:val="single" w:sz="4" w:space="0" w:color="000000"/>
              <w:bottom w:val="single" w:sz="4" w:space="0" w:color="000000"/>
              <w:right w:val="single" w:sz="4" w:space="0" w:color="000000"/>
            </w:tcBorders>
          </w:tcPr>
          <w:p w14:paraId="2A7D0C9E" w14:textId="77777777" w:rsidR="00B103C4" w:rsidRDefault="00B103C4" w:rsidP="00407E07">
            <w:pPr>
              <w:ind w:left="2"/>
              <w:rPr>
                <w:ins w:id="218" w:author="Aman Shegokar" w:date="2025-04-02T17:53:00Z"/>
              </w:rPr>
            </w:pPr>
            <w:ins w:id="219" w:author="Aman Shegokar" w:date="2025-04-02T17:53:00Z">
              <w:r>
                <w:rPr>
                  <w:sz w:val="24"/>
                </w:rPr>
                <w:t xml:space="preserve">Yes </w:t>
              </w:r>
            </w:ins>
          </w:p>
        </w:tc>
        <w:tc>
          <w:tcPr>
            <w:tcW w:w="4846" w:type="dxa"/>
            <w:tcBorders>
              <w:top w:val="single" w:sz="4" w:space="0" w:color="000000"/>
              <w:left w:val="single" w:sz="4" w:space="0" w:color="000000"/>
              <w:bottom w:val="single" w:sz="4" w:space="0" w:color="000000"/>
              <w:right w:val="single" w:sz="4" w:space="0" w:color="000000"/>
            </w:tcBorders>
          </w:tcPr>
          <w:p w14:paraId="1A59D41B" w14:textId="77777777" w:rsidR="00B103C4" w:rsidRDefault="00B103C4" w:rsidP="00407E07">
            <w:pPr>
              <w:ind w:left="2"/>
              <w:rPr>
                <w:ins w:id="220" w:author="Aman Shegokar" w:date="2025-04-02T17:53:00Z"/>
              </w:rPr>
            </w:pPr>
            <w:ins w:id="221" w:author="Aman Shegokar" w:date="2025-04-02T17:53:00Z">
              <w:r>
                <w:rPr>
                  <w:sz w:val="24"/>
                </w:rPr>
                <w:t xml:space="preserve">Actual receipt transaction date </w:t>
              </w:r>
            </w:ins>
          </w:p>
        </w:tc>
      </w:tr>
      <w:tr w:rsidR="00B103C4" w14:paraId="64A062B6" w14:textId="77777777" w:rsidTr="00407E07">
        <w:trPr>
          <w:trHeight w:val="595"/>
          <w:ins w:id="222" w:author="Aman Shegokar" w:date="2025-04-02T17:53:00Z"/>
        </w:trPr>
        <w:tc>
          <w:tcPr>
            <w:tcW w:w="2643" w:type="dxa"/>
            <w:tcBorders>
              <w:top w:val="single" w:sz="4" w:space="0" w:color="000000"/>
              <w:left w:val="single" w:sz="4" w:space="0" w:color="000000"/>
              <w:bottom w:val="single" w:sz="4" w:space="0" w:color="000000"/>
              <w:right w:val="single" w:sz="4" w:space="0" w:color="000000"/>
            </w:tcBorders>
            <w:vAlign w:val="center"/>
          </w:tcPr>
          <w:p w14:paraId="1E91EB27" w14:textId="77777777" w:rsidR="00B103C4" w:rsidRDefault="00B103C4" w:rsidP="00407E07">
            <w:pPr>
              <w:rPr>
                <w:ins w:id="223" w:author="Aman Shegokar" w:date="2025-04-02T17:53:00Z"/>
              </w:rPr>
            </w:pPr>
            <w:proofErr w:type="spellStart"/>
            <w:ins w:id="224" w:author="Aman Shegokar" w:date="2025-04-02T17:53:00Z">
              <w:r>
                <w:rPr>
                  <w:sz w:val="24"/>
                </w:rPr>
                <w:t>ReceiptDate</w:t>
              </w:r>
              <w:proofErr w:type="spellEnd"/>
              <w:r>
                <w:rPr>
                  <w:sz w:val="24"/>
                </w:rPr>
                <w:t xml:space="preserve"> </w:t>
              </w:r>
            </w:ins>
          </w:p>
        </w:tc>
        <w:tc>
          <w:tcPr>
            <w:tcW w:w="1654" w:type="dxa"/>
            <w:tcBorders>
              <w:top w:val="single" w:sz="4" w:space="0" w:color="000000"/>
              <w:left w:val="single" w:sz="4" w:space="0" w:color="000000"/>
              <w:bottom w:val="single" w:sz="4" w:space="0" w:color="000000"/>
              <w:right w:val="single" w:sz="4" w:space="0" w:color="000000"/>
            </w:tcBorders>
            <w:vAlign w:val="center"/>
          </w:tcPr>
          <w:p w14:paraId="5EF70744" w14:textId="77777777" w:rsidR="00B103C4" w:rsidRDefault="00B103C4" w:rsidP="00407E07">
            <w:pPr>
              <w:ind w:left="3"/>
              <w:rPr>
                <w:ins w:id="225" w:author="Aman Shegokar" w:date="2025-04-02T17:53:00Z"/>
              </w:rPr>
            </w:pPr>
            <w:proofErr w:type="gramStart"/>
            <w:ins w:id="226" w:author="Aman Shegokar" w:date="2025-04-02T17:53:00Z">
              <w:r>
                <w:rPr>
                  <w:sz w:val="24"/>
                </w:rPr>
                <w:t>VARCHAR(</w:t>
              </w:r>
              <w:proofErr w:type="gramEnd"/>
              <w:r>
                <w:rPr>
                  <w:sz w:val="24"/>
                </w:rPr>
                <w:t xml:space="preserve">25) </w:t>
              </w:r>
            </w:ins>
          </w:p>
        </w:tc>
        <w:tc>
          <w:tcPr>
            <w:tcW w:w="1647" w:type="dxa"/>
            <w:tcBorders>
              <w:top w:val="single" w:sz="4" w:space="0" w:color="000000"/>
              <w:left w:val="single" w:sz="4" w:space="0" w:color="000000"/>
              <w:bottom w:val="single" w:sz="4" w:space="0" w:color="000000"/>
              <w:right w:val="single" w:sz="4" w:space="0" w:color="000000"/>
            </w:tcBorders>
            <w:vAlign w:val="center"/>
          </w:tcPr>
          <w:p w14:paraId="45DEB337" w14:textId="77777777" w:rsidR="00B103C4" w:rsidRDefault="00B103C4" w:rsidP="00407E07">
            <w:pPr>
              <w:ind w:left="2"/>
              <w:rPr>
                <w:ins w:id="227" w:author="Aman Shegokar" w:date="2025-04-02T17:53:00Z"/>
              </w:rPr>
            </w:pPr>
            <w:ins w:id="228" w:author="Aman Shegokar" w:date="2025-04-02T17:53:00Z">
              <w:r>
                <w:rPr>
                  <w:sz w:val="24"/>
                </w:rPr>
                <w:t xml:space="preserve">Yes </w:t>
              </w:r>
            </w:ins>
          </w:p>
        </w:tc>
        <w:tc>
          <w:tcPr>
            <w:tcW w:w="4846" w:type="dxa"/>
            <w:tcBorders>
              <w:top w:val="single" w:sz="4" w:space="0" w:color="000000"/>
              <w:left w:val="single" w:sz="4" w:space="0" w:color="000000"/>
              <w:bottom w:val="single" w:sz="4" w:space="0" w:color="000000"/>
              <w:right w:val="single" w:sz="4" w:space="0" w:color="000000"/>
            </w:tcBorders>
          </w:tcPr>
          <w:p w14:paraId="0B8E13F5" w14:textId="77777777" w:rsidR="00B103C4" w:rsidRDefault="00B103C4" w:rsidP="00407E07">
            <w:pPr>
              <w:ind w:left="2"/>
              <w:rPr>
                <w:ins w:id="229" w:author="Aman Shegokar" w:date="2025-04-02T17:53:00Z"/>
              </w:rPr>
            </w:pPr>
            <w:ins w:id="230" w:author="Aman Shegokar" w:date="2025-04-02T17:53:00Z">
              <w:r>
                <w:rPr>
                  <w:sz w:val="24"/>
                </w:rPr>
                <w:t>Loan Repayment Date as EOD +</w:t>
              </w:r>
              <w:proofErr w:type="gramStart"/>
              <w:r>
                <w:rPr>
                  <w:sz w:val="24"/>
                </w:rPr>
                <w:t>1  date</w:t>
              </w:r>
              <w:proofErr w:type="gramEnd"/>
              <w:r>
                <w:rPr>
                  <w:sz w:val="24"/>
                </w:rPr>
                <w:t xml:space="preserve"> (Current date) </w:t>
              </w:r>
            </w:ins>
          </w:p>
        </w:tc>
      </w:tr>
      <w:tr w:rsidR="00B103C4" w14:paraId="20D02AC0" w14:textId="77777777" w:rsidTr="00407E07">
        <w:trPr>
          <w:trHeight w:val="598"/>
          <w:ins w:id="231" w:author="Aman Shegokar" w:date="2025-04-02T17:53:00Z"/>
        </w:trPr>
        <w:tc>
          <w:tcPr>
            <w:tcW w:w="2643" w:type="dxa"/>
            <w:tcBorders>
              <w:top w:val="single" w:sz="4" w:space="0" w:color="000000"/>
              <w:left w:val="single" w:sz="4" w:space="0" w:color="000000"/>
              <w:bottom w:val="single" w:sz="4" w:space="0" w:color="000000"/>
              <w:right w:val="single" w:sz="4" w:space="0" w:color="000000"/>
            </w:tcBorders>
            <w:vAlign w:val="center"/>
          </w:tcPr>
          <w:p w14:paraId="77F7CF9B" w14:textId="77777777" w:rsidR="00B103C4" w:rsidRDefault="00B103C4" w:rsidP="00407E07">
            <w:pPr>
              <w:rPr>
                <w:ins w:id="232" w:author="Aman Shegokar" w:date="2025-04-02T17:53:00Z"/>
              </w:rPr>
            </w:pPr>
            <w:proofErr w:type="spellStart"/>
            <w:ins w:id="233" w:author="Aman Shegokar" w:date="2025-04-02T17:53:00Z">
              <w:r>
                <w:rPr>
                  <w:sz w:val="24"/>
                </w:rPr>
                <w:t>ReceiptAmount</w:t>
              </w:r>
              <w:proofErr w:type="spellEnd"/>
              <w:r>
                <w:rPr>
                  <w:sz w:val="24"/>
                </w:rPr>
                <w:t xml:space="preserve"> </w:t>
              </w:r>
            </w:ins>
          </w:p>
        </w:tc>
        <w:tc>
          <w:tcPr>
            <w:tcW w:w="1654" w:type="dxa"/>
            <w:tcBorders>
              <w:top w:val="single" w:sz="4" w:space="0" w:color="000000"/>
              <w:left w:val="single" w:sz="4" w:space="0" w:color="000000"/>
              <w:bottom w:val="single" w:sz="4" w:space="0" w:color="000000"/>
              <w:right w:val="single" w:sz="4" w:space="0" w:color="000000"/>
            </w:tcBorders>
          </w:tcPr>
          <w:p w14:paraId="78E4784C" w14:textId="77777777" w:rsidR="00B103C4" w:rsidRDefault="00B103C4" w:rsidP="00407E07">
            <w:pPr>
              <w:ind w:left="3"/>
              <w:rPr>
                <w:ins w:id="234" w:author="Aman Shegokar" w:date="2025-04-02T17:53:00Z"/>
              </w:rPr>
            </w:pPr>
            <w:proofErr w:type="gramStart"/>
            <w:ins w:id="235" w:author="Aman Shegokar" w:date="2025-04-02T17:53:00Z">
              <w:r>
                <w:rPr>
                  <w:sz w:val="24"/>
                </w:rPr>
                <w:t>NUMERIC(</w:t>
              </w:r>
              <w:proofErr w:type="gramEnd"/>
              <w:r>
                <w:rPr>
                  <w:sz w:val="24"/>
                </w:rPr>
                <w:t>18,</w:t>
              </w:r>
            </w:ins>
          </w:p>
          <w:p w14:paraId="6FE7F9B6" w14:textId="77777777" w:rsidR="00B103C4" w:rsidRDefault="00B103C4" w:rsidP="00407E07">
            <w:pPr>
              <w:ind w:left="3"/>
              <w:rPr>
                <w:ins w:id="236" w:author="Aman Shegokar" w:date="2025-04-02T17:53:00Z"/>
              </w:rPr>
            </w:pPr>
            <w:ins w:id="237" w:author="Aman Shegokar" w:date="2025-04-02T17:53:00Z">
              <w:r>
                <w:rPr>
                  <w:sz w:val="24"/>
                </w:rPr>
                <w:t xml:space="preserve">2) </w:t>
              </w:r>
            </w:ins>
          </w:p>
        </w:tc>
        <w:tc>
          <w:tcPr>
            <w:tcW w:w="1647" w:type="dxa"/>
            <w:tcBorders>
              <w:top w:val="single" w:sz="4" w:space="0" w:color="000000"/>
              <w:left w:val="single" w:sz="4" w:space="0" w:color="000000"/>
              <w:bottom w:val="single" w:sz="4" w:space="0" w:color="000000"/>
              <w:right w:val="single" w:sz="4" w:space="0" w:color="000000"/>
            </w:tcBorders>
            <w:vAlign w:val="center"/>
          </w:tcPr>
          <w:p w14:paraId="3163AFEE" w14:textId="77777777" w:rsidR="00B103C4" w:rsidRDefault="00B103C4" w:rsidP="00407E07">
            <w:pPr>
              <w:ind w:left="2"/>
              <w:rPr>
                <w:ins w:id="238" w:author="Aman Shegokar" w:date="2025-04-02T17:53:00Z"/>
              </w:rPr>
            </w:pPr>
            <w:ins w:id="239" w:author="Aman Shegokar" w:date="2025-04-02T17:53:00Z">
              <w:r>
                <w:rPr>
                  <w:sz w:val="24"/>
                </w:rPr>
                <w:t xml:space="preserve">Yes </w:t>
              </w:r>
            </w:ins>
          </w:p>
        </w:tc>
        <w:tc>
          <w:tcPr>
            <w:tcW w:w="4846" w:type="dxa"/>
            <w:tcBorders>
              <w:top w:val="single" w:sz="4" w:space="0" w:color="000000"/>
              <w:left w:val="single" w:sz="4" w:space="0" w:color="000000"/>
              <w:bottom w:val="single" w:sz="4" w:space="0" w:color="000000"/>
              <w:right w:val="single" w:sz="4" w:space="0" w:color="000000"/>
            </w:tcBorders>
            <w:vAlign w:val="center"/>
          </w:tcPr>
          <w:p w14:paraId="58611E31" w14:textId="77777777" w:rsidR="00B103C4" w:rsidRDefault="00B103C4" w:rsidP="00407E07">
            <w:pPr>
              <w:ind w:left="2"/>
              <w:rPr>
                <w:ins w:id="240" w:author="Aman Shegokar" w:date="2025-04-02T17:53:00Z"/>
              </w:rPr>
            </w:pPr>
            <w:ins w:id="241" w:author="Aman Shegokar" w:date="2025-04-02T17:53:00Z">
              <w:r>
                <w:rPr>
                  <w:sz w:val="24"/>
                </w:rPr>
                <w:t xml:space="preserve">Amount which customer has given repaid </w:t>
              </w:r>
            </w:ins>
          </w:p>
        </w:tc>
      </w:tr>
      <w:tr w:rsidR="00B103C4" w14:paraId="62B2ECFA" w14:textId="77777777" w:rsidTr="00407E07">
        <w:trPr>
          <w:trHeight w:val="612"/>
          <w:ins w:id="242" w:author="Aman Shegokar" w:date="2025-04-02T17:53:00Z"/>
        </w:trPr>
        <w:tc>
          <w:tcPr>
            <w:tcW w:w="2643" w:type="dxa"/>
            <w:tcBorders>
              <w:top w:val="single" w:sz="4" w:space="0" w:color="000000"/>
              <w:left w:val="single" w:sz="4" w:space="0" w:color="000000"/>
              <w:bottom w:val="single" w:sz="4" w:space="0" w:color="000000"/>
              <w:right w:val="single" w:sz="4" w:space="0" w:color="000000"/>
            </w:tcBorders>
            <w:vAlign w:val="center"/>
          </w:tcPr>
          <w:p w14:paraId="6D04BF45" w14:textId="77777777" w:rsidR="00B103C4" w:rsidRDefault="00B103C4" w:rsidP="00407E07">
            <w:pPr>
              <w:rPr>
                <w:ins w:id="243" w:author="Aman Shegokar" w:date="2025-04-02T17:53:00Z"/>
              </w:rPr>
            </w:pPr>
            <w:proofErr w:type="spellStart"/>
            <w:ins w:id="244" w:author="Aman Shegokar" w:date="2025-04-02T17:53:00Z">
              <w:r>
                <w:rPr>
                  <w:sz w:val="24"/>
                </w:rPr>
                <w:t>NBFCBankAccountNo</w:t>
              </w:r>
              <w:proofErr w:type="spellEnd"/>
              <w:r>
                <w:rPr>
                  <w:sz w:val="24"/>
                </w:rPr>
                <w:t xml:space="preserve"> </w:t>
              </w:r>
            </w:ins>
          </w:p>
        </w:tc>
        <w:tc>
          <w:tcPr>
            <w:tcW w:w="1654" w:type="dxa"/>
            <w:tcBorders>
              <w:top w:val="single" w:sz="4" w:space="0" w:color="000000"/>
              <w:left w:val="single" w:sz="4" w:space="0" w:color="000000"/>
              <w:bottom w:val="single" w:sz="4" w:space="0" w:color="000000"/>
              <w:right w:val="single" w:sz="4" w:space="0" w:color="000000"/>
            </w:tcBorders>
            <w:vAlign w:val="center"/>
          </w:tcPr>
          <w:p w14:paraId="6A2AAAC2" w14:textId="77777777" w:rsidR="00B103C4" w:rsidRDefault="00B103C4" w:rsidP="00407E07">
            <w:pPr>
              <w:ind w:left="3"/>
              <w:rPr>
                <w:ins w:id="245" w:author="Aman Shegokar" w:date="2025-04-02T17:53:00Z"/>
              </w:rPr>
            </w:pPr>
            <w:proofErr w:type="gramStart"/>
            <w:ins w:id="246" w:author="Aman Shegokar" w:date="2025-04-02T17:53:00Z">
              <w:r>
                <w:rPr>
                  <w:sz w:val="24"/>
                </w:rPr>
                <w:t>VARCHAR(</w:t>
              </w:r>
              <w:proofErr w:type="gramEnd"/>
              <w:r>
                <w:rPr>
                  <w:sz w:val="24"/>
                </w:rPr>
                <w:t xml:space="preserve">50) </w:t>
              </w:r>
            </w:ins>
          </w:p>
        </w:tc>
        <w:tc>
          <w:tcPr>
            <w:tcW w:w="1647" w:type="dxa"/>
            <w:tcBorders>
              <w:top w:val="single" w:sz="4" w:space="0" w:color="000000"/>
              <w:left w:val="single" w:sz="4" w:space="0" w:color="000000"/>
              <w:bottom w:val="single" w:sz="4" w:space="0" w:color="000000"/>
              <w:right w:val="single" w:sz="4" w:space="0" w:color="000000"/>
            </w:tcBorders>
            <w:vAlign w:val="center"/>
          </w:tcPr>
          <w:p w14:paraId="01E5B583" w14:textId="77777777" w:rsidR="00B103C4" w:rsidRDefault="00B103C4" w:rsidP="00407E07">
            <w:pPr>
              <w:ind w:left="2"/>
              <w:rPr>
                <w:ins w:id="247" w:author="Aman Shegokar" w:date="2025-04-02T17:53:00Z"/>
              </w:rPr>
            </w:pPr>
            <w:ins w:id="248" w:author="Aman Shegokar" w:date="2025-04-02T17:53:00Z">
              <w:r>
                <w:rPr>
                  <w:sz w:val="24"/>
                </w:rPr>
                <w:t xml:space="preserve">Yes </w:t>
              </w:r>
            </w:ins>
          </w:p>
        </w:tc>
        <w:tc>
          <w:tcPr>
            <w:tcW w:w="4846" w:type="dxa"/>
            <w:tcBorders>
              <w:top w:val="single" w:sz="4" w:space="0" w:color="000000"/>
              <w:left w:val="single" w:sz="4" w:space="0" w:color="000000"/>
              <w:bottom w:val="single" w:sz="4" w:space="0" w:color="000000"/>
              <w:right w:val="single" w:sz="4" w:space="0" w:color="000000"/>
            </w:tcBorders>
          </w:tcPr>
          <w:p w14:paraId="64711EAE" w14:textId="77777777" w:rsidR="00B103C4" w:rsidRDefault="00B103C4" w:rsidP="00407E07">
            <w:pPr>
              <w:ind w:left="2"/>
              <w:jc w:val="both"/>
              <w:rPr>
                <w:ins w:id="249" w:author="Aman Shegokar" w:date="2025-04-02T17:53:00Z"/>
              </w:rPr>
            </w:pPr>
            <w:ins w:id="250" w:author="Aman Shegokar" w:date="2025-04-02T17:53:00Z">
              <w:r>
                <w:rPr>
                  <w:sz w:val="24"/>
                </w:rPr>
                <w:t xml:space="preserve">NBFC Bank Account number in which the customer has made repayment. </w:t>
              </w:r>
            </w:ins>
          </w:p>
        </w:tc>
      </w:tr>
      <w:tr w:rsidR="00B103C4" w14:paraId="4933263C" w14:textId="77777777" w:rsidTr="00407E07">
        <w:trPr>
          <w:trHeight w:val="610"/>
          <w:ins w:id="251" w:author="Aman Shegokar" w:date="2025-04-02T17:53:00Z"/>
        </w:trPr>
        <w:tc>
          <w:tcPr>
            <w:tcW w:w="2643" w:type="dxa"/>
            <w:tcBorders>
              <w:top w:val="single" w:sz="4" w:space="0" w:color="000000"/>
              <w:left w:val="single" w:sz="4" w:space="0" w:color="000000"/>
              <w:bottom w:val="single" w:sz="4" w:space="0" w:color="000000"/>
              <w:right w:val="single" w:sz="4" w:space="0" w:color="000000"/>
            </w:tcBorders>
          </w:tcPr>
          <w:p w14:paraId="053A15A8" w14:textId="77777777" w:rsidR="00B103C4" w:rsidRDefault="00B103C4" w:rsidP="00407E07">
            <w:pPr>
              <w:rPr>
                <w:ins w:id="252" w:author="Aman Shegokar" w:date="2025-04-02T17:53:00Z"/>
              </w:rPr>
            </w:pPr>
            <w:proofErr w:type="spellStart"/>
            <w:ins w:id="253" w:author="Aman Shegokar" w:date="2025-04-02T17:53:00Z">
              <w:r>
                <w:rPr>
                  <w:sz w:val="24"/>
                </w:rPr>
                <w:t>NBFCBankAccountNam</w:t>
              </w:r>
              <w:proofErr w:type="spellEnd"/>
            </w:ins>
          </w:p>
          <w:p w14:paraId="205D718D" w14:textId="77777777" w:rsidR="00B103C4" w:rsidRDefault="00B103C4" w:rsidP="00407E07">
            <w:pPr>
              <w:rPr>
                <w:ins w:id="254" w:author="Aman Shegokar" w:date="2025-04-02T17:53:00Z"/>
              </w:rPr>
            </w:pPr>
            <w:ins w:id="255" w:author="Aman Shegokar" w:date="2025-04-02T17:53:00Z">
              <w:r>
                <w:rPr>
                  <w:sz w:val="24"/>
                </w:rPr>
                <w:t xml:space="preserve">e </w:t>
              </w:r>
            </w:ins>
          </w:p>
        </w:tc>
        <w:tc>
          <w:tcPr>
            <w:tcW w:w="1654" w:type="dxa"/>
            <w:tcBorders>
              <w:top w:val="single" w:sz="4" w:space="0" w:color="000000"/>
              <w:left w:val="single" w:sz="4" w:space="0" w:color="000000"/>
              <w:bottom w:val="single" w:sz="4" w:space="0" w:color="000000"/>
              <w:right w:val="single" w:sz="4" w:space="0" w:color="000000"/>
            </w:tcBorders>
            <w:vAlign w:val="center"/>
          </w:tcPr>
          <w:p w14:paraId="3BD9E572" w14:textId="77777777" w:rsidR="00B103C4" w:rsidRDefault="00B103C4" w:rsidP="00407E07">
            <w:pPr>
              <w:ind w:left="3"/>
              <w:rPr>
                <w:ins w:id="256" w:author="Aman Shegokar" w:date="2025-04-02T17:53:00Z"/>
              </w:rPr>
            </w:pPr>
            <w:proofErr w:type="gramStart"/>
            <w:ins w:id="257" w:author="Aman Shegokar" w:date="2025-04-02T17:53:00Z">
              <w:r>
                <w:rPr>
                  <w:sz w:val="24"/>
                </w:rPr>
                <w:t>VARCHAR(</w:t>
              </w:r>
              <w:proofErr w:type="gramEnd"/>
              <w:r>
                <w:rPr>
                  <w:sz w:val="24"/>
                </w:rPr>
                <w:t xml:space="preserve">50) </w:t>
              </w:r>
            </w:ins>
          </w:p>
        </w:tc>
        <w:tc>
          <w:tcPr>
            <w:tcW w:w="1647" w:type="dxa"/>
            <w:tcBorders>
              <w:top w:val="single" w:sz="4" w:space="0" w:color="000000"/>
              <w:left w:val="single" w:sz="4" w:space="0" w:color="000000"/>
              <w:bottom w:val="single" w:sz="4" w:space="0" w:color="000000"/>
              <w:right w:val="single" w:sz="4" w:space="0" w:color="000000"/>
            </w:tcBorders>
            <w:vAlign w:val="center"/>
          </w:tcPr>
          <w:p w14:paraId="31441B3C" w14:textId="1744299E" w:rsidR="00B103C4" w:rsidRDefault="00407E07" w:rsidP="00407E07">
            <w:pPr>
              <w:ind w:left="2"/>
              <w:rPr>
                <w:ins w:id="258" w:author="Aman Shegokar" w:date="2025-04-02T17:53:00Z"/>
              </w:rPr>
            </w:pPr>
            <w:ins w:id="259" w:author="Aman Shegokar" w:date="2025-04-02T17:53:00Z">
              <w:r>
                <w:rPr>
                  <w:sz w:val="24"/>
                </w:rPr>
                <w:t>Yes</w:t>
              </w:r>
            </w:ins>
          </w:p>
        </w:tc>
        <w:tc>
          <w:tcPr>
            <w:tcW w:w="4846" w:type="dxa"/>
            <w:tcBorders>
              <w:top w:val="single" w:sz="4" w:space="0" w:color="000000"/>
              <w:left w:val="single" w:sz="4" w:space="0" w:color="000000"/>
              <w:bottom w:val="single" w:sz="4" w:space="0" w:color="000000"/>
              <w:right w:val="single" w:sz="4" w:space="0" w:color="000000"/>
            </w:tcBorders>
          </w:tcPr>
          <w:p w14:paraId="1CD597F4" w14:textId="77777777" w:rsidR="00B103C4" w:rsidRDefault="00B103C4" w:rsidP="00407E07">
            <w:pPr>
              <w:ind w:left="2"/>
              <w:rPr>
                <w:ins w:id="260" w:author="Aman Shegokar" w:date="2025-04-02T17:53:00Z"/>
              </w:rPr>
            </w:pPr>
            <w:ins w:id="261" w:author="Aman Shegokar" w:date="2025-04-02T17:53:00Z">
              <w:r>
                <w:rPr>
                  <w:sz w:val="24"/>
                </w:rPr>
                <w:t xml:space="preserve">NBFC Bank Account's Bank </w:t>
              </w:r>
              <w:proofErr w:type="gramStart"/>
              <w:r>
                <w:rPr>
                  <w:sz w:val="24"/>
                </w:rPr>
                <w:t>name  in</w:t>
              </w:r>
              <w:proofErr w:type="gramEnd"/>
              <w:r>
                <w:rPr>
                  <w:sz w:val="24"/>
                </w:rPr>
                <w:t xml:space="preserve"> which the customer has made repayment. </w:t>
              </w:r>
            </w:ins>
          </w:p>
        </w:tc>
      </w:tr>
      <w:tr w:rsidR="00B103C4" w14:paraId="4EE0A00A" w14:textId="77777777" w:rsidTr="00407E07">
        <w:trPr>
          <w:trHeight w:val="610"/>
          <w:ins w:id="262" w:author="Aman Shegokar" w:date="2025-04-02T17:53:00Z"/>
        </w:trPr>
        <w:tc>
          <w:tcPr>
            <w:tcW w:w="2643" w:type="dxa"/>
            <w:tcBorders>
              <w:top w:val="single" w:sz="4" w:space="0" w:color="000000"/>
              <w:left w:val="single" w:sz="4" w:space="0" w:color="000000"/>
              <w:bottom w:val="single" w:sz="4" w:space="0" w:color="000000"/>
              <w:right w:val="single" w:sz="4" w:space="0" w:color="000000"/>
            </w:tcBorders>
          </w:tcPr>
          <w:p w14:paraId="4A4EA749" w14:textId="77777777" w:rsidR="00B103C4" w:rsidRDefault="00B103C4" w:rsidP="00407E07">
            <w:pPr>
              <w:rPr>
                <w:ins w:id="263" w:author="Aman Shegokar" w:date="2025-04-02T17:53:00Z"/>
                <w:sz w:val="24"/>
              </w:rPr>
            </w:pPr>
            <w:proofErr w:type="spellStart"/>
            <w:ins w:id="264" w:author="Aman Shegokar" w:date="2025-04-02T17:53:00Z">
              <w:r>
                <w:rPr>
                  <w:sz w:val="24"/>
                </w:rPr>
                <w:t>RefNo</w:t>
              </w:r>
              <w:proofErr w:type="spellEnd"/>
              <w:r>
                <w:rPr>
                  <w:sz w:val="24"/>
                </w:rPr>
                <w:t xml:space="preserve"> </w:t>
              </w:r>
            </w:ins>
          </w:p>
        </w:tc>
        <w:tc>
          <w:tcPr>
            <w:tcW w:w="1654" w:type="dxa"/>
            <w:tcBorders>
              <w:top w:val="single" w:sz="4" w:space="0" w:color="000000"/>
              <w:left w:val="single" w:sz="4" w:space="0" w:color="000000"/>
              <w:bottom w:val="single" w:sz="4" w:space="0" w:color="000000"/>
              <w:right w:val="single" w:sz="4" w:space="0" w:color="000000"/>
            </w:tcBorders>
          </w:tcPr>
          <w:p w14:paraId="46746D0B" w14:textId="77777777" w:rsidR="00B103C4" w:rsidRDefault="00B103C4" w:rsidP="00407E07">
            <w:pPr>
              <w:ind w:left="3"/>
              <w:rPr>
                <w:ins w:id="265" w:author="Aman Shegokar" w:date="2025-04-02T17:53:00Z"/>
                <w:sz w:val="24"/>
              </w:rPr>
            </w:pPr>
            <w:proofErr w:type="gramStart"/>
            <w:ins w:id="266" w:author="Aman Shegokar" w:date="2025-04-02T17:53:00Z">
              <w:r>
                <w:rPr>
                  <w:sz w:val="24"/>
                </w:rPr>
                <w:t>VARCHAR(</w:t>
              </w:r>
              <w:proofErr w:type="gramEnd"/>
              <w:r>
                <w:rPr>
                  <w:sz w:val="24"/>
                </w:rPr>
                <w:t xml:space="preserve">50) </w:t>
              </w:r>
            </w:ins>
          </w:p>
        </w:tc>
        <w:tc>
          <w:tcPr>
            <w:tcW w:w="1647" w:type="dxa"/>
            <w:tcBorders>
              <w:top w:val="single" w:sz="4" w:space="0" w:color="000000"/>
              <w:left w:val="single" w:sz="4" w:space="0" w:color="000000"/>
              <w:bottom w:val="single" w:sz="4" w:space="0" w:color="000000"/>
              <w:right w:val="single" w:sz="4" w:space="0" w:color="000000"/>
            </w:tcBorders>
          </w:tcPr>
          <w:p w14:paraId="7B880A72" w14:textId="7BCFF36B" w:rsidR="00B103C4" w:rsidRDefault="00B103C4" w:rsidP="00407E07">
            <w:pPr>
              <w:ind w:left="2"/>
              <w:rPr>
                <w:ins w:id="267" w:author="Aman Shegokar" w:date="2025-04-02T17:53:00Z"/>
                <w:sz w:val="24"/>
              </w:rPr>
            </w:pPr>
            <w:ins w:id="268" w:author="Aman Shegokar" w:date="2025-04-02T17:53:00Z">
              <w:r>
                <w:rPr>
                  <w:sz w:val="24"/>
                </w:rPr>
                <w:t xml:space="preserve">NO </w:t>
              </w:r>
            </w:ins>
          </w:p>
        </w:tc>
        <w:tc>
          <w:tcPr>
            <w:tcW w:w="4846" w:type="dxa"/>
            <w:tcBorders>
              <w:top w:val="single" w:sz="4" w:space="0" w:color="000000"/>
              <w:left w:val="single" w:sz="4" w:space="0" w:color="000000"/>
              <w:bottom w:val="single" w:sz="4" w:space="0" w:color="000000"/>
              <w:right w:val="single" w:sz="4" w:space="0" w:color="000000"/>
            </w:tcBorders>
          </w:tcPr>
          <w:p w14:paraId="2D05B43F" w14:textId="77777777" w:rsidR="00B103C4" w:rsidRDefault="00B103C4" w:rsidP="00407E07">
            <w:pPr>
              <w:ind w:left="2"/>
              <w:rPr>
                <w:ins w:id="269" w:author="Aman Shegokar" w:date="2025-04-02T17:53:00Z"/>
                <w:sz w:val="24"/>
              </w:rPr>
            </w:pPr>
            <w:ins w:id="270" w:author="Aman Shegokar" w:date="2025-04-02T17:53:00Z">
              <w:r>
                <w:rPr>
                  <w:sz w:val="24"/>
                </w:rPr>
                <w:t xml:space="preserve">Cheque UTR NEFT TRF </w:t>
              </w:r>
            </w:ins>
          </w:p>
        </w:tc>
      </w:tr>
      <w:tr w:rsidR="00B103C4" w14:paraId="06F15DA6" w14:textId="77777777" w:rsidTr="00407E07">
        <w:trPr>
          <w:trHeight w:val="3010"/>
          <w:ins w:id="271" w:author="Aman Shegokar" w:date="2025-04-02T17:53:00Z"/>
        </w:trPr>
        <w:tc>
          <w:tcPr>
            <w:tcW w:w="2643" w:type="dxa"/>
            <w:tcBorders>
              <w:top w:val="single" w:sz="4" w:space="0" w:color="000000"/>
              <w:left w:val="single" w:sz="4" w:space="0" w:color="000000"/>
              <w:bottom w:val="single" w:sz="4" w:space="0" w:color="000000"/>
              <w:right w:val="single" w:sz="4" w:space="0" w:color="000000"/>
            </w:tcBorders>
            <w:vAlign w:val="center"/>
          </w:tcPr>
          <w:p w14:paraId="1A688098" w14:textId="77777777" w:rsidR="00B103C4" w:rsidRDefault="00B103C4" w:rsidP="00407E07">
            <w:pPr>
              <w:rPr>
                <w:ins w:id="272" w:author="Aman Shegokar" w:date="2025-04-02T17:53:00Z"/>
              </w:rPr>
            </w:pPr>
            <w:proofErr w:type="spellStart"/>
            <w:ins w:id="273" w:author="Aman Shegokar" w:date="2025-04-02T17:53:00Z">
              <w:r>
                <w:rPr>
                  <w:sz w:val="24"/>
                </w:rPr>
                <w:t>ReceiptMode</w:t>
              </w:r>
              <w:proofErr w:type="spellEnd"/>
              <w:r>
                <w:rPr>
                  <w:sz w:val="24"/>
                </w:rPr>
                <w:t xml:space="preserve"> </w:t>
              </w:r>
            </w:ins>
          </w:p>
        </w:tc>
        <w:tc>
          <w:tcPr>
            <w:tcW w:w="1654" w:type="dxa"/>
            <w:tcBorders>
              <w:top w:val="single" w:sz="4" w:space="0" w:color="000000"/>
              <w:left w:val="single" w:sz="4" w:space="0" w:color="000000"/>
              <w:bottom w:val="single" w:sz="4" w:space="0" w:color="000000"/>
              <w:right w:val="single" w:sz="4" w:space="0" w:color="000000"/>
            </w:tcBorders>
            <w:vAlign w:val="center"/>
          </w:tcPr>
          <w:p w14:paraId="3619FC58" w14:textId="77777777" w:rsidR="00B103C4" w:rsidRDefault="00B103C4" w:rsidP="00407E07">
            <w:pPr>
              <w:ind w:left="3"/>
              <w:rPr>
                <w:ins w:id="274" w:author="Aman Shegokar" w:date="2025-04-02T17:53:00Z"/>
              </w:rPr>
            </w:pPr>
            <w:proofErr w:type="gramStart"/>
            <w:ins w:id="275" w:author="Aman Shegokar" w:date="2025-04-02T17:53:00Z">
              <w:r>
                <w:rPr>
                  <w:sz w:val="24"/>
                </w:rPr>
                <w:t>VARCHAR(</w:t>
              </w:r>
              <w:proofErr w:type="gramEnd"/>
              <w:r>
                <w:rPr>
                  <w:sz w:val="24"/>
                </w:rPr>
                <w:t xml:space="preserve">20) </w:t>
              </w:r>
            </w:ins>
          </w:p>
        </w:tc>
        <w:tc>
          <w:tcPr>
            <w:tcW w:w="1647" w:type="dxa"/>
            <w:tcBorders>
              <w:top w:val="single" w:sz="4" w:space="0" w:color="000000"/>
              <w:left w:val="single" w:sz="4" w:space="0" w:color="000000"/>
              <w:bottom w:val="single" w:sz="4" w:space="0" w:color="000000"/>
              <w:right w:val="single" w:sz="4" w:space="0" w:color="000000"/>
            </w:tcBorders>
            <w:vAlign w:val="center"/>
          </w:tcPr>
          <w:p w14:paraId="1DF28D7E" w14:textId="77777777" w:rsidR="00B103C4" w:rsidRDefault="00B103C4" w:rsidP="00407E07">
            <w:pPr>
              <w:ind w:left="2"/>
              <w:rPr>
                <w:ins w:id="276" w:author="Aman Shegokar" w:date="2025-04-02T17:53:00Z"/>
              </w:rPr>
            </w:pPr>
            <w:ins w:id="277" w:author="Aman Shegokar" w:date="2025-04-02T17:53:00Z">
              <w:r>
                <w:rPr>
                  <w:sz w:val="24"/>
                </w:rPr>
                <w:t xml:space="preserve">Yes </w:t>
              </w:r>
            </w:ins>
          </w:p>
        </w:tc>
        <w:tc>
          <w:tcPr>
            <w:tcW w:w="4846" w:type="dxa"/>
            <w:tcBorders>
              <w:top w:val="single" w:sz="4" w:space="0" w:color="000000"/>
              <w:left w:val="single" w:sz="4" w:space="0" w:color="000000"/>
              <w:bottom w:val="single" w:sz="4" w:space="0" w:color="000000"/>
              <w:right w:val="single" w:sz="4" w:space="0" w:color="000000"/>
            </w:tcBorders>
          </w:tcPr>
          <w:p w14:paraId="7D2AE639" w14:textId="77777777" w:rsidR="00B103C4" w:rsidRDefault="00B103C4" w:rsidP="00407E07">
            <w:pPr>
              <w:ind w:left="2"/>
              <w:rPr>
                <w:ins w:id="278" w:author="Aman Shegokar" w:date="2025-04-02T17:53:00Z"/>
              </w:rPr>
            </w:pPr>
            <w:ins w:id="279" w:author="Aman Shegokar" w:date="2025-04-02T17:53:00Z">
              <w:r>
                <w:rPr>
                  <w:sz w:val="24"/>
                </w:rPr>
                <w:t xml:space="preserve">"M" - Manual Cheque </w:t>
              </w:r>
            </w:ins>
          </w:p>
          <w:p w14:paraId="71CF1589" w14:textId="77777777" w:rsidR="00B103C4" w:rsidRDefault="00B103C4" w:rsidP="00407E07">
            <w:pPr>
              <w:ind w:left="2"/>
              <w:rPr>
                <w:ins w:id="280" w:author="Aman Shegokar" w:date="2025-04-02T17:53:00Z"/>
              </w:rPr>
            </w:pPr>
            <w:ins w:id="281" w:author="Aman Shegokar" w:date="2025-04-02T17:53:00Z">
              <w:r>
                <w:rPr>
                  <w:sz w:val="24"/>
                </w:rPr>
                <w:t xml:space="preserve">"C" - Cheque Payments </w:t>
              </w:r>
            </w:ins>
          </w:p>
          <w:p w14:paraId="307A1A4A" w14:textId="77777777" w:rsidR="00B103C4" w:rsidRDefault="00B103C4" w:rsidP="00407E07">
            <w:pPr>
              <w:ind w:left="2"/>
              <w:rPr>
                <w:ins w:id="282" w:author="Aman Shegokar" w:date="2025-04-02T17:53:00Z"/>
              </w:rPr>
            </w:pPr>
            <w:ins w:id="283" w:author="Aman Shegokar" w:date="2025-04-02T17:53:00Z">
              <w:r>
                <w:rPr>
                  <w:sz w:val="24"/>
                </w:rPr>
                <w:t xml:space="preserve">"D" - Draft Payments </w:t>
              </w:r>
            </w:ins>
          </w:p>
          <w:p w14:paraId="574F438D" w14:textId="77777777" w:rsidR="00B103C4" w:rsidRDefault="00B103C4" w:rsidP="00407E07">
            <w:pPr>
              <w:ind w:left="2"/>
              <w:rPr>
                <w:ins w:id="284" w:author="Aman Shegokar" w:date="2025-04-02T17:53:00Z"/>
              </w:rPr>
            </w:pPr>
            <w:ins w:id="285" w:author="Aman Shegokar" w:date="2025-04-02T17:53:00Z">
              <w:r>
                <w:rPr>
                  <w:sz w:val="24"/>
                </w:rPr>
                <w:t xml:space="preserve">"I" - Account/Fund Transfer </w:t>
              </w:r>
            </w:ins>
          </w:p>
          <w:p w14:paraId="16DF5AAE" w14:textId="77777777" w:rsidR="00B103C4" w:rsidRDefault="00B103C4" w:rsidP="00407E07">
            <w:pPr>
              <w:ind w:left="2"/>
              <w:rPr>
                <w:ins w:id="286" w:author="Aman Shegokar" w:date="2025-04-02T17:53:00Z"/>
              </w:rPr>
            </w:pPr>
            <w:ins w:id="287" w:author="Aman Shegokar" w:date="2025-04-02T17:53:00Z">
              <w:r>
                <w:rPr>
                  <w:sz w:val="24"/>
                </w:rPr>
                <w:t xml:space="preserve">"H" - Pay Order </w:t>
              </w:r>
            </w:ins>
          </w:p>
          <w:p w14:paraId="11A6929D" w14:textId="77777777" w:rsidR="00B103C4" w:rsidRDefault="00B103C4" w:rsidP="00407E07">
            <w:pPr>
              <w:ind w:left="2"/>
              <w:rPr>
                <w:ins w:id="288" w:author="Aman Shegokar" w:date="2025-04-02T17:53:00Z"/>
              </w:rPr>
            </w:pPr>
            <w:ins w:id="289" w:author="Aman Shegokar" w:date="2025-04-02T17:53:00Z">
              <w:r>
                <w:rPr>
                  <w:sz w:val="24"/>
                </w:rPr>
                <w:t xml:space="preserve">"R" - RTGS Payments </w:t>
              </w:r>
            </w:ins>
          </w:p>
          <w:p w14:paraId="3E535CDD" w14:textId="77777777" w:rsidR="00B103C4" w:rsidRDefault="00B103C4" w:rsidP="00407E07">
            <w:pPr>
              <w:ind w:left="2"/>
              <w:rPr>
                <w:ins w:id="290" w:author="Aman Shegokar" w:date="2025-04-02T17:53:00Z"/>
              </w:rPr>
            </w:pPr>
            <w:ins w:id="291" w:author="Aman Shegokar" w:date="2025-04-02T17:53:00Z">
              <w:r>
                <w:rPr>
                  <w:sz w:val="24"/>
                </w:rPr>
                <w:t xml:space="preserve">"N" - NEFT Payments </w:t>
              </w:r>
            </w:ins>
          </w:p>
          <w:p w14:paraId="1F1E5D3C" w14:textId="77777777" w:rsidR="00B103C4" w:rsidRDefault="00B103C4" w:rsidP="00407E07">
            <w:pPr>
              <w:ind w:left="2"/>
              <w:rPr>
                <w:ins w:id="292" w:author="Aman Shegokar" w:date="2025-04-02T17:53:00Z"/>
              </w:rPr>
            </w:pPr>
            <w:ins w:id="293" w:author="Aman Shegokar" w:date="2025-04-02T17:53:00Z">
              <w:r>
                <w:rPr>
                  <w:sz w:val="24"/>
                </w:rPr>
                <w:t xml:space="preserve">"P" - Remote Cheque Printing </w:t>
              </w:r>
            </w:ins>
          </w:p>
          <w:p w14:paraId="6AEB7D31" w14:textId="77777777" w:rsidR="00B103C4" w:rsidRDefault="00B103C4" w:rsidP="00407E07">
            <w:pPr>
              <w:ind w:left="2"/>
              <w:rPr>
                <w:ins w:id="294" w:author="Aman Shegokar" w:date="2025-04-02T17:53:00Z"/>
              </w:rPr>
            </w:pPr>
            <w:ins w:id="295" w:author="Aman Shegokar" w:date="2025-04-02T17:53:00Z">
              <w:r>
                <w:rPr>
                  <w:sz w:val="24"/>
                </w:rPr>
                <w:t xml:space="preserve">"T" - Transfer Letter </w:t>
              </w:r>
            </w:ins>
          </w:p>
          <w:p w14:paraId="672EBC0E" w14:textId="77777777" w:rsidR="00B103C4" w:rsidRDefault="00B103C4" w:rsidP="00407E07">
            <w:pPr>
              <w:ind w:left="2"/>
              <w:rPr>
                <w:ins w:id="296" w:author="Aman Shegokar" w:date="2025-04-02T17:53:00Z"/>
              </w:rPr>
            </w:pPr>
            <w:ins w:id="297" w:author="Aman Shegokar" w:date="2025-04-02T17:53:00Z">
              <w:r>
                <w:rPr>
                  <w:sz w:val="24"/>
                </w:rPr>
                <w:t xml:space="preserve">"CA" – Cash </w:t>
              </w:r>
            </w:ins>
          </w:p>
        </w:tc>
      </w:tr>
      <w:tr w:rsidR="00B103C4" w14:paraId="490CD3F2" w14:textId="77777777" w:rsidTr="00407E07">
        <w:trPr>
          <w:trHeight w:val="313"/>
          <w:ins w:id="298" w:author="Aman Shegokar" w:date="2025-04-02T17:53:00Z"/>
        </w:trPr>
        <w:tc>
          <w:tcPr>
            <w:tcW w:w="2643" w:type="dxa"/>
            <w:tcBorders>
              <w:top w:val="single" w:sz="4" w:space="0" w:color="000000"/>
              <w:left w:val="single" w:sz="4" w:space="0" w:color="000000"/>
              <w:bottom w:val="single" w:sz="4" w:space="0" w:color="000000"/>
              <w:right w:val="single" w:sz="4" w:space="0" w:color="000000"/>
            </w:tcBorders>
          </w:tcPr>
          <w:p w14:paraId="74A266BE" w14:textId="77777777" w:rsidR="00B103C4" w:rsidRDefault="00B103C4" w:rsidP="00407E07">
            <w:pPr>
              <w:rPr>
                <w:ins w:id="299" w:author="Aman Shegokar" w:date="2025-04-02T17:53:00Z"/>
              </w:rPr>
            </w:pPr>
            <w:proofErr w:type="spellStart"/>
            <w:ins w:id="300" w:author="Aman Shegokar" w:date="2025-04-02T17:53:00Z">
              <w:r>
                <w:rPr>
                  <w:sz w:val="24"/>
                </w:rPr>
                <w:t>UniqueRecordID</w:t>
              </w:r>
              <w:proofErr w:type="spellEnd"/>
              <w:r>
                <w:rPr>
                  <w:sz w:val="24"/>
                </w:rPr>
                <w:t xml:space="preserve"> </w:t>
              </w:r>
            </w:ins>
          </w:p>
        </w:tc>
        <w:tc>
          <w:tcPr>
            <w:tcW w:w="1654" w:type="dxa"/>
            <w:tcBorders>
              <w:top w:val="single" w:sz="4" w:space="0" w:color="000000"/>
              <w:left w:val="single" w:sz="4" w:space="0" w:color="000000"/>
              <w:bottom w:val="single" w:sz="4" w:space="0" w:color="000000"/>
              <w:right w:val="single" w:sz="4" w:space="0" w:color="000000"/>
            </w:tcBorders>
          </w:tcPr>
          <w:p w14:paraId="154C8521" w14:textId="77777777" w:rsidR="00B103C4" w:rsidRDefault="00B103C4" w:rsidP="00407E07">
            <w:pPr>
              <w:ind w:left="1"/>
              <w:rPr>
                <w:ins w:id="301" w:author="Aman Shegokar" w:date="2025-04-02T17:53:00Z"/>
              </w:rPr>
            </w:pPr>
            <w:proofErr w:type="gramStart"/>
            <w:ins w:id="302" w:author="Aman Shegokar" w:date="2025-04-02T17:53:00Z">
              <w:r>
                <w:rPr>
                  <w:sz w:val="24"/>
                </w:rPr>
                <w:t>VARCHAR(</w:t>
              </w:r>
              <w:proofErr w:type="gramEnd"/>
              <w:r>
                <w:rPr>
                  <w:sz w:val="24"/>
                </w:rPr>
                <w:t xml:space="preserve">25) </w:t>
              </w:r>
            </w:ins>
          </w:p>
        </w:tc>
        <w:tc>
          <w:tcPr>
            <w:tcW w:w="1647" w:type="dxa"/>
            <w:tcBorders>
              <w:top w:val="single" w:sz="4" w:space="0" w:color="000000"/>
              <w:left w:val="single" w:sz="4" w:space="0" w:color="000000"/>
              <w:bottom w:val="single" w:sz="4" w:space="0" w:color="000000"/>
              <w:right w:val="single" w:sz="4" w:space="0" w:color="000000"/>
            </w:tcBorders>
          </w:tcPr>
          <w:p w14:paraId="339C1170" w14:textId="594E717E" w:rsidR="00B103C4" w:rsidRDefault="00B103C4" w:rsidP="00407E07">
            <w:pPr>
              <w:rPr>
                <w:ins w:id="303" w:author="Aman Shegokar" w:date="2025-04-02T17:53:00Z"/>
              </w:rPr>
            </w:pPr>
            <w:ins w:id="304" w:author="Aman Shegokar" w:date="2025-04-02T17:53:00Z">
              <w:r>
                <w:t>NO</w:t>
              </w:r>
            </w:ins>
          </w:p>
        </w:tc>
        <w:tc>
          <w:tcPr>
            <w:tcW w:w="4846" w:type="dxa"/>
            <w:tcBorders>
              <w:top w:val="single" w:sz="4" w:space="0" w:color="000000"/>
              <w:left w:val="single" w:sz="4" w:space="0" w:color="000000"/>
              <w:bottom w:val="single" w:sz="4" w:space="0" w:color="000000"/>
              <w:right w:val="single" w:sz="4" w:space="0" w:color="000000"/>
            </w:tcBorders>
          </w:tcPr>
          <w:p w14:paraId="0555D659" w14:textId="77777777" w:rsidR="00B103C4" w:rsidRDefault="00B103C4" w:rsidP="00407E07">
            <w:pPr>
              <w:rPr>
                <w:ins w:id="305" w:author="Aman Shegokar" w:date="2025-04-02T17:53:00Z"/>
              </w:rPr>
            </w:pPr>
            <w:ins w:id="306" w:author="Aman Shegokar" w:date="2025-04-02T17:53:00Z">
              <w:r>
                <w:rPr>
                  <w:sz w:val="24"/>
                </w:rPr>
                <w:t xml:space="preserve">Unique ID generated for each record. </w:t>
              </w:r>
            </w:ins>
          </w:p>
        </w:tc>
      </w:tr>
    </w:tbl>
    <w:p w14:paraId="7DC47448" w14:textId="77777777" w:rsidR="00B103C4" w:rsidRDefault="00B103C4" w:rsidP="001655EA"/>
    <w:p w14:paraId="4EE917D7" w14:textId="77777777" w:rsidR="00FE2BEE" w:rsidRPr="00FE2BEE" w:rsidRDefault="00FE2BEE" w:rsidP="00FE2BEE">
      <w:pPr>
        <w:pStyle w:val="Heading1"/>
        <w:rPr>
          <w:sz w:val="24"/>
          <w:szCs w:val="24"/>
        </w:rPr>
      </w:pPr>
      <w:bookmarkStart w:id="307" w:name="_Toc188379689"/>
      <w:r w:rsidRPr="00FE2BEE">
        <w:rPr>
          <w:sz w:val="24"/>
          <w:szCs w:val="24"/>
        </w:rPr>
        <w:t>11.Important Points</w:t>
      </w:r>
      <w:bookmarkEnd w:id="307"/>
    </w:p>
    <w:p w14:paraId="0C7D1EF7" w14:textId="77777777" w:rsidR="00CC24B7" w:rsidRPr="00CC24B7" w:rsidRDefault="00CC24B7" w:rsidP="001655EA">
      <w:pPr>
        <w:rPr>
          <w:rFonts w:cstheme="minorHAnsi"/>
          <w:b/>
        </w:rPr>
      </w:pPr>
    </w:p>
    <w:p w14:paraId="3719B196" w14:textId="096D1C8B" w:rsidR="00CC24B7" w:rsidRPr="00AB1976" w:rsidRDefault="00CC24B7" w:rsidP="00CC24B7">
      <w:pPr>
        <w:pStyle w:val="ListParagraph"/>
        <w:numPr>
          <w:ilvl w:val="0"/>
          <w:numId w:val="19"/>
        </w:numPr>
        <w:rPr>
          <w:rFonts w:asciiTheme="minorHAnsi" w:hAnsiTheme="minorHAnsi" w:cstheme="minorHAnsi"/>
          <w:b/>
          <w:sz w:val="22"/>
          <w:szCs w:val="22"/>
        </w:rPr>
      </w:pPr>
      <w:r w:rsidRPr="00CC24B7">
        <w:rPr>
          <w:rFonts w:asciiTheme="minorHAnsi" w:hAnsiTheme="minorHAnsi" w:cstheme="minorHAnsi"/>
          <w:sz w:val="22"/>
          <w:szCs w:val="22"/>
        </w:rPr>
        <w:t>By using the loan foreclosure API, user can identify how much value is required to close the loan contract. It will also indicate whether the account is eligible for foreclosing the loan contract.</w:t>
      </w:r>
    </w:p>
    <w:p w14:paraId="39ECB8FE" w14:textId="70541792" w:rsidR="00AB1976" w:rsidRPr="00AB1976" w:rsidRDefault="00AB1976" w:rsidP="00AB1976">
      <w:pPr>
        <w:pStyle w:val="ListParagraph"/>
        <w:numPr>
          <w:ilvl w:val="0"/>
          <w:numId w:val="19"/>
        </w:numPr>
        <w:rPr>
          <w:rFonts w:asciiTheme="minorHAnsi" w:hAnsiTheme="minorHAnsi" w:cstheme="minorHAnsi"/>
          <w:b/>
          <w:sz w:val="22"/>
          <w:szCs w:val="22"/>
        </w:rPr>
      </w:pPr>
      <w:r w:rsidRPr="00CC24B7">
        <w:rPr>
          <w:rFonts w:asciiTheme="minorHAnsi" w:hAnsiTheme="minorHAnsi" w:cstheme="minorHAnsi"/>
          <w:sz w:val="22"/>
          <w:szCs w:val="22"/>
        </w:rPr>
        <w:t xml:space="preserve">By using the loan </w:t>
      </w:r>
      <w:r>
        <w:rPr>
          <w:rFonts w:asciiTheme="minorHAnsi" w:hAnsiTheme="minorHAnsi" w:cstheme="minorHAnsi"/>
          <w:sz w:val="22"/>
          <w:szCs w:val="22"/>
        </w:rPr>
        <w:t>contract</w:t>
      </w:r>
      <w:r w:rsidRPr="00CC24B7">
        <w:rPr>
          <w:rFonts w:asciiTheme="minorHAnsi" w:hAnsiTheme="minorHAnsi" w:cstheme="minorHAnsi"/>
          <w:sz w:val="22"/>
          <w:szCs w:val="22"/>
        </w:rPr>
        <w:t xml:space="preserve"> API. </w:t>
      </w:r>
      <w:r>
        <w:rPr>
          <w:rFonts w:asciiTheme="minorHAnsi" w:hAnsiTheme="minorHAnsi" w:cstheme="minorHAnsi"/>
          <w:sz w:val="22"/>
          <w:szCs w:val="22"/>
        </w:rPr>
        <w:t>The</w:t>
      </w:r>
      <w:r w:rsidR="00DA2331">
        <w:rPr>
          <w:rFonts w:asciiTheme="minorHAnsi" w:hAnsiTheme="minorHAnsi" w:cstheme="minorHAnsi"/>
          <w:sz w:val="22"/>
          <w:szCs w:val="22"/>
        </w:rPr>
        <w:t xml:space="preserve"> </w:t>
      </w:r>
      <w:r>
        <w:t>loan contract API will directly close the contract and it will</w:t>
      </w:r>
      <w:r w:rsidR="00F5338E">
        <w:t xml:space="preserve"> </w:t>
      </w:r>
      <w:proofErr w:type="gramStart"/>
      <w:r w:rsidR="00F5338E">
        <w:t>approved automatically</w:t>
      </w:r>
      <w:proofErr w:type="gramEnd"/>
      <w:r w:rsidR="00F5338E">
        <w:t>.</w:t>
      </w:r>
    </w:p>
    <w:p w14:paraId="747A3060" w14:textId="004CA86A" w:rsidR="006901D9" w:rsidRPr="006901D9" w:rsidRDefault="006901D9" w:rsidP="00CC24B7">
      <w:pPr>
        <w:pStyle w:val="ListParagraph"/>
        <w:numPr>
          <w:ilvl w:val="0"/>
          <w:numId w:val="19"/>
        </w:numPr>
        <w:rPr>
          <w:rFonts w:asciiTheme="minorHAnsi" w:hAnsiTheme="minorHAnsi" w:cstheme="minorHAnsi"/>
          <w:b/>
          <w:sz w:val="22"/>
          <w:szCs w:val="22"/>
        </w:rPr>
      </w:pPr>
      <w:r>
        <w:t>The existing validations will remain the same on the click of the validation.</w:t>
      </w:r>
    </w:p>
    <w:p w14:paraId="17E5A3AE" w14:textId="3712172B" w:rsidR="006901D9" w:rsidRPr="00BE1903" w:rsidRDefault="00BE1903" w:rsidP="00CC24B7">
      <w:pPr>
        <w:pStyle w:val="ListParagraph"/>
        <w:numPr>
          <w:ilvl w:val="0"/>
          <w:numId w:val="19"/>
        </w:numPr>
        <w:rPr>
          <w:rFonts w:asciiTheme="minorHAnsi" w:hAnsiTheme="minorHAnsi" w:cstheme="minorHAnsi"/>
          <w:b/>
          <w:sz w:val="22"/>
          <w:szCs w:val="22"/>
        </w:rPr>
      </w:pPr>
      <w:r>
        <w:t>In the loan receipt API, when the transaction type is "manual posting," the changes in the API will directly post</w:t>
      </w:r>
      <w:r w:rsidR="00F5338E">
        <w:t xml:space="preserve"> and approved automatically.</w:t>
      </w:r>
    </w:p>
    <w:p w14:paraId="12B1CB62" w14:textId="77777777" w:rsidR="00BE1903" w:rsidRPr="00BE1903" w:rsidRDefault="00BE1903" w:rsidP="00BE1903">
      <w:pPr>
        <w:pStyle w:val="ListParagraph"/>
        <w:numPr>
          <w:ilvl w:val="0"/>
          <w:numId w:val="19"/>
        </w:numPr>
        <w:spacing w:before="100" w:beforeAutospacing="1" w:after="100" w:afterAutospacing="1"/>
        <w:rPr>
          <w:rFonts w:ascii="Times New Roman" w:hAnsi="Times New Roman"/>
          <w:szCs w:val="20"/>
          <w:lang w:val="en-IN" w:eastAsia="en-IN"/>
        </w:rPr>
      </w:pPr>
      <w:r w:rsidRPr="00BE1903">
        <w:rPr>
          <w:rFonts w:cs="Segoe UI"/>
          <w:szCs w:val="20"/>
          <w:lang w:val="en-IN" w:eastAsia="en-IN"/>
        </w:rPr>
        <w:t>In the loan receipt API, if the transaction type is passed as blank, it will automatically consider it as receipt posting, and charges will be calculated according to receipt posting</w:t>
      </w:r>
      <w:r w:rsidRPr="00BE1903">
        <w:rPr>
          <w:rFonts w:ascii="Times New Roman" w:hAnsi="Times New Roman"/>
          <w:szCs w:val="20"/>
          <w:lang w:val="en-IN" w:eastAsia="en-IN"/>
        </w:rPr>
        <w:t>.</w:t>
      </w:r>
    </w:p>
    <w:p w14:paraId="467BEEAB" w14:textId="2738E9E3" w:rsidR="00BE1903" w:rsidRPr="00CC24B7" w:rsidRDefault="00BE1903" w:rsidP="00CC24B7">
      <w:pPr>
        <w:pStyle w:val="ListParagraph"/>
        <w:numPr>
          <w:ilvl w:val="0"/>
          <w:numId w:val="19"/>
        </w:numPr>
        <w:rPr>
          <w:rFonts w:asciiTheme="minorHAnsi" w:hAnsiTheme="minorHAnsi" w:cstheme="minorHAnsi"/>
          <w:b/>
          <w:sz w:val="22"/>
          <w:szCs w:val="22"/>
        </w:rPr>
      </w:pPr>
      <w:r>
        <w:t>For manual posting, the "post interest till date" will be the last EOD (End of Day) date.</w:t>
      </w:r>
    </w:p>
    <w:p w14:paraId="1540A07F" w14:textId="642D613F" w:rsidR="00FE2BEE" w:rsidRPr="00FE2BEE" w:rsidRDefault="00CC24B7" w:rsidP="00FE2BEE">
      <w:pPr>
        <w:pStyle w:val="ListParagraph"/>
        <w:numPr>
          <w:ilvl w:val="0"/>
          <w:numId w:val="19"/>
        </w:numPr>
        <w:rPr>
          <w:rFonts w:asciiTheme="minorHAnsi" w:hAnsiTheme="minorHAnsi" w:cstheme="minorHAnsi"/>
          <w:b/>
          <w:sz w:val="22"/>
          <w:szCs w:val="22"/>
        </w:rPr>
      </w:pPr>
      <w:r w:rsidRPr="00CC24B7">
        <w:rPr>
          <w:rFonts w:cstheme="minorHAnsi"/>
        </w:rPr>
        <w:t>The existing checks and validations for the Loan Contract Close and Loan Account Close screens will also be available in the API</w:t>
      </w:r>
      <w:r w:rsidR="00A063CF" w:rsidRPr="00CC24B7">
        <w:rPr>
          <w:rFonts w:cstheme="minorHAnsi"/>
          <w:sz w:val="24"/>
          <w:lang w:val="en-IN" w:eastAsia="en-IN"/>
        </w:rPr>
        <w:t>.</w:t>
      </w:r>
    </w:p>
    <w:p w14:paraId="7C42ECDC" w14:textId="2658FA59" w:rsidR="00BD6C60" w:rsidRDefault="00CC24B7" w:rsidP="001655EA">
      <w:pPr>
        <w:pStyle w:val="ListParagraph"/>
        <w:numPr>
          <w:ilvl w:val="0"/>
          <w:numId w:val="19"/>
        </w:numPr>
        <w:rPr>
          <w:rFonts w:asciiTheme="minorHAnsi" w:hAnsiTheme="minorHAnsi" w:cstheme="minorHAnsi"/>
          <w:b/>
          <w:sz w:val="22"/>
          <w:szCs w:val="22"/>
        </w:rPr>
      </w:pPr>
      <w:r w:rsidRPr="00CC24B7">
        <w:rPr>
          <w:rFonts w:asciiTheme="minorHAnsi" w:hAnsiTheme="minorHAnsi" w:cstheme="minorHAnsi"/>
          <w:b/>
          <w:sz w:val="22"/>
          <w:szCs w:val="22"/>
        </w:rPr>
        <w:lastRenderedPageBreak/>
        <w:t>Newly added field should populate in DWH table.</w:t>
      </w:r>
    </w:p>
    <w:p w14:paraId="3E88F103" w14:textId="0091578B" w:rsidR="00FE2BEE" w:rsidRDefault="00FE2BEE" w:rsidP="00FE2BEE">
      <w:pPr>
        <w:rPr>
          <w:rFonts w:cstheme="minorHAnsi"/>
          <w:b/>
        </w:rPr>
      </w:pPr>
    </w:p>
    <w:p w14:paraId="16FC5091" w14:textId="69569BA8" w:rsidR="00FE2BEE" w:rsidRDefault="00FE2BEE" w:rsidP="00FE2BEE">
      <w:pPr>
        <w:pStyle w:val="Heading2"/>
      </w:pPr>
      <w:bookmarkStart w:id="308" w:name="_Toc188379690"/>
      <w:r w:rsidRPr="00FE2BEE">
        <w:t>11.</w:t>
      </w:r>
      <w:proofErr w:type="gramStart"/>
      <w:r>
        <w:t>1.Front</w:t>
      </w:r>
      <w:proofErr w:type="gramEnd"/>
      <w:r>
        <w:t xml:space="preserve"> end screen validations</w:t>
      </w:r>
      <w:bookmarkEnd w:id="308"/>
    </w:p>
    <w:p w14:paraId="3A9E5BA4" w14:textId="682E73B9" w:rsidR="00FE2BEE" w:rsidRDefault="00FE2BEE" w:rsidP="00FE2BEE"/>
    <w:p w14:paraId="53743656" w14:textId="77777777" w:rsidR="00FE2BEE" w:rsidRPr="002F0734" w:rsidRDefault="00FE2BEE" w:rsidP="00FE2BEE">
      <w:pPr>
        <w:pStyle w:val="Header"/>
        <w:jc w:val="both"/>
        <w:rPr>
          <w:rFonts w:ascii="Segoe UI" w:hAnsi="Segoe UI" w:cs="Segoe UI"/>
          <w:bCs/>
          <w:color w:val="000000"/>
        </w:rPr>
      </w:pPr>
      <w:r w:rsidRPr="002F0734">
        <w:rPr>
          <w:rFonts w:ascii="Segoe UI" w:hAnsi="Segoe UI" w:cs="Segoe UI"/>
          <w:bCs/>
          <w:color w:val="000000"/>
        </w:rPr>
        <w:t xml:space="preserve">Refer below menu and the navigation path for the enhancement </w:t>
      </w:r>
    </w:p>
    <w:p w14:paraId="2C555922" w14:textId="4B6CBEF4" w:rsidR="00FE2BEE" w:rsidRPr="002F0734" w:rsidRDefault="00FE2BEE" w:rsidP="00FE2BEE">
      <w:pPr>
        <w:pStyle w:val="Header"/>
        <w:jc w:val="both"/>
        <w:rPr>
          <w:rFonts w:ascii="Segoe UI" w:hAnsi="Segoe UI" w:cs="Segoe UI"/>
          <w:bCs/>
          <w:color w:val="000000"/>
        </w:rPr>
      </w:pPr>
      <w:r w:rsidRPr="002F0734">
        <w:rPr>
          <w:rFonts w:ascii="Segoe UI" w:hAnsi="Segoe UI" w:cs="Segoe UI"/>
          <w:b/>
          <w:bCs/>
          <w:color w:val="000000"/>
        </w:rPr>
        <w:t>Menu Name</w:t>
      </w:r>
      <w:r w:rsidRPr="002F0734">
        <w:rPr>
          <w:rFonts w:ascii="Segoe UI" w:hAnsi="Segoe UI" w:cs="Segoe UI"/>
          <w:bCs/>
          <w:color w:val="000000"/>
        </w:rPr>
        <w:t xml:space="preserve">: </w:t>
      </w:r>
      <w:r>
        <w:rPr>
          <w:rFonts w:ascii="Segoe UI" w:hAnsi="Segoe UI" w:cs="Segoe UI"/>
          <w:bCs/>
          <w:color w:val="000000"/>
        </w:rPr>
        <w:t>LAS (Loan Contract close)</w:t>
      </w:r>
    </w:p>
    <w:p w14:paraId="539BD034" w14:textId="22F439A5" w:rsidR="00FE2BEE" w:rsidRPr="002F0734" w:rsidRDefault="00FE2BEE" w:rsidP="00FE2BEE">
      <w:pPr>
        <w:pStyle w:val="Header"/>
        <w:jc w:val="both"/>
        <w:rPr>
          <w:rFonts w:ascii="Segoe UI" w:hAnsi="Segoe UI" w:cs="Segoe UI"/>
          <w:bCs/>
          <w:color w:val="000000"/>
        </w:rPr>
      </w:pPr>
      <w:r w:rsidRPr="002F0734">
        <w:rPr>
          <w:rFonts w:ascii="Segoe UI" w:hAnsi="Segoe UI" w:cs="Segoe UI"/>
          <w:b/>
          <w:bCs/>
          <w:color w:val="000000"/>
        </w:rPr>
        <w:t>Menu Navigation</w:t>
      </w:r>
      <w:r w:rsidRPr="002F0734">
        <w:rPr>
          <w:rFonts w:ascii="Segoe UI" w:hAnsi="Segoe UI" w:cs="Segoe UI"/>
          <w:bCs/>
          <w:color w:val="000000"/>
        </w:rPr>
        <w:t xml:space="preserve">: </w:t>
      </w:r>
      <w:r>
        <w:rPr>
          <w:rFonts w:ascii="Segoe UI" w:hAnsi="Segoe UI" w:cs="Segoe UI"/>
          <w:bCs/>
          <w:color w:val="000000"/>
        </w:rPr>
        <w:t xml:space="preserve">LAS </w:t>
      </w:r>
      <w:r w:rsidRPr="002F0734">
        <w:rPr>
          <w:rFonts w:ascii="Segoe UI" w:hAnsi="Segoe UI" w:cs="Segoe UI"/>
          <w:bCs/>
          <w:color w:val="000000"/>
        </w:rPr>
        <w:sym w:font="Wingdings" w:char="F0E0"/>
      </w:r>
      <w:r w:rsidRPr="002F0734">
        <w:rPr>
          <w:rFonts w:ascii="Segoe UI" w:hAnsi="Segoe UI" w:cs="Segoe UI"/>
          <w:bCs/>
          <w:color w:val="000000"/>
        </w:rPr>
        <w:t xml:space="preserve"> </w:t>
      </w:r>
      <w:r>
        <w:rPr>
          <w:rFonts w:ascii="Segoe UI" w:hAnsi="Segoe UI" w:cs="Segoe UI"/>
          <w:bCs/>
          <w:color w:val="000000"/>
        </w:rPr>
        <w:t>Loan</w:t>
      </w:r>
      <w:r w:rsidRPr="002F0734">
        <w:rPr>
          <w:rFonts w:ascii="Segoe UI" w:hAnsi="Segoe UI" w:cs="Segoe UI"/>
          <w:bCs/>
          <w:color w:val="000000"/>
        </w:rPr>
        <w:sym w:font="Wingdings" w:char="F0E0"/>
      </w:r>
      <w:r>
        <w:rPr>
          <w:rFonts w:ascii="Segoe UI" w:hAnsi="Segoe UI" w:cs="Segoe UI"/>
          <w:bCs/>
          <w:color w:val="000000"/>
        </w:rPr>
        <w:t xml:space="preserve"> </w:t>
      </w:r>
      <w:proofErr w:type="spellStart"/>
      <w:r>
        <w:rPr>
          <w:rFonts w:ascii="Segoe UI" w:hAnsi="Segoe UI" w:cs="Segoe UI"/>
          <w:bCs/>
          <w:color w:val="000000"/>
        </w:rPr>
        <w:t>Loan</w:t>
      </w:r>
      <w:proofErr w:type="spellEnd"/>
      <w:r>
        <w:rPr>
          <w:rFonts w:ascii="Segoe UI" w:hAnsi="Segoe UI" w:cs="Segoe UI"/>
          <w:bCs/>
          <w:color w:val="000000"/>
        </w:rPr>
        <w:t xml:space="preserve"> Contract close</w:t>
      </w:r>
    </w:p>
    <w:p w14:paraId="237B21EC" w14:textId="7C509B0B" w:rsidR="00FE2BEE" w:rsidRDefault="00FE2BEE" w:rsidP="00FE2BEE">
      <w:r>
        <w:rPr>
          <w:noProof/>
        </w:rPr>
        <w:drawing>
          <wp:inline distT="0" distB="0" distL="0" distR="0" wp14:anchorId="0E06C6D9" wp14:editId="29FD7A7B">
            <wp:extent cx="6858000" cy="19869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858000" cy="1986915"/>
                    </a:xfrm>
                    <a:prstGeom prst="rect">
                      <a:avLst/>
                    </a:prstGeom>
                  </pic:spPr>
                </pic:pic>
              </a:graphicData>
            </a:graphic>
          </wp:inline>
        </w:drawing>
      </w:r>
    </w:p>
    <w:p w14:paraId="3B58F772" w14:textId="30A18FAF" w:rsidR="00FE2BEE" w:rsidRDefault="00FE2BEE" w:rsidP="00FE2BEE"/>
    <w:p w14:paraId="4111F7A7" w14:textId="77777777" w:rsidR="00FE2BEE" w:rsidRPr="00FE2BEE" w:rsidRDefault="00FE2BEE" w:rsidP="00FE2BEE"/>
    <w:p w14:paraId="2A3DB604" w14:textId="77777777" w:rsidR="00EA6721" w:rsidRPr="002F0734" w:rsidRDefault="00EA6721" w:rsidP="00EA6721">
      <w:pPr>
        <w:pStyle w:val="Header"/>
        <w:jc w:val="both"/>
        <w:rPr>
          <w:rFonts w:ascii="Segoe UI" w:hAnsi="Segoe UI" w:cs="Segoe UI"/>
          <w:bCs/>
          <w:color w:val="000000"/>
        </w:rPr>
      </w:pPr>
      <w:r w:rsidRPr="002F0734">
        <w:rPr>
          <w:rFonts w:ascii="Segoe UI" w:hAnsi="Segoe UI" w:cs="Segoe UI"/>
          <w:bCs/>
          <w:color w:val="000000"/>
        </w:rPr>
        <w:t xml:space="preserve">Refer below menu and the navigation path for the enhancement </w:t>
      </w:r>
    </w:p>
    <w:p w14:paraId="1C7C75CC" w14:textId="070B296B" w:rsidR="00EA6721" w:rsidRPr="002F0734" w:rsidRDefault="00EA6721" w:rsidP="00EA6721">
      <w:pPr>
        <w:pStyle w:val="Header"/>
        <w:jc w:val="both"/>
        <w:rPr>
          <w:rFonts w:ascii="Segoe UI" w:hAnsi="Segoe UI" w:cs="Segoe UI"/>
          <w:bCs/>
          <w:color w:val="000000"/>
        </w:rPr>
      </w:pPr>
      <w:r w:rsidRPr="002F0734">
        <w:rPr>
          <w:rFonts w:ascii="Segoe UI" w:hAnsi="Segoe UI" w:cs="Segoe UI"/>
          <w:b/>
          <w:bCs/>
          <w:color w:val="000000"/>
        </w:rPr>
        <w:t>Menu Name</w:t>
      </w:r>
      <w:r w:rsidRPr="002F0734">
        <w:rPr>
          <w:rFonts w:ascii="Segoe UI" w:hAnsi="Segoe UI" w:cs="Segoe UI"/>
          <w:bCs/>
          <w:color w:val="000000"/>
        </w:rPr>
        <w:t xml:space="preserve">: </w:t>
      </w:r>
      <w:r>
        <w:rPr>
          <w:rFonts w:ascii="Segoe UI" w:hAnsi="Segoe UI" w:cs="Segoe UI"/>
          <w:bCs/>
          <w:color w:val="000000"/>
        </w:rPr>
        <w:t>Master (Loan Account)</w:t>
      </w:r>
    </w:p>
    <w:p w14:paraId="6DBFCB61" w14:textId="644437B4" w:rsidR="00EA6721" w:rsidRDefault="00EA6721" w:rsidP="00EA6721">
      <w:pPr>
        <w:pStyle w:val="Header"/>
        <w:jc w:val="both"/>
        <w:rPr>
          <w:rFonts w:ascii="Segoe UI" w:hAnsi="Segoe UI" w:cs="Segoe UI"/>
          <w:bCs/>
          <w:color w:val="000000"/>
        </w:rPr>
      </w:pPr>
      <w:r w:rsidRPr="002F0734">
        <w:rPr>
          <w:rFonts w:ascii="Segoe UI" w:hAnsi="Segoe UI" w:cs="Segoe UI"/>
          <w:b/>
          <w:bCs/>
          <w:color w:val="000000"/>
        </w:rPr>
        <w:t>Menu Navigation</w:t>
      </w:r>
      <w:r w:rsidRPr="002F0734">
        <w:rPr>
          <w:rFonts w:ascii="Segoe UI" w:hAnsi="Segoe UI" w:cs="Segoe UI"/>
          <w:bCs/>
          <w:color w:val="000000"/>
        </w:rPr>
        <w:t xml:space="preserve">: </w:t>
      </w:r>
      <w:r>
        <w:rPr>
          <w:rFonts w:ascii="Segoe UI" w:hAnsi="Segoe UI" w:cs="Segoe UI"/>
          <w:bCs/>
          <w:color w:val="000000"/>
        </w:rPr>
        <w:t xml:space="preserve">Master </w:t>
      </w:r>
      <w:r w:rsidRPr="002F0734">
        <w:rPr>
          <w:rFonts w:ascii="Segoe UI" w:hAnsi="Segoe UI" w:cs="Segoe UI"/>
          <w:bCs/>
          <w:color w:val="000000"/>
        </w:rPr>
        <w:sym w:font="Wingdings" w:char="F0E0"/>
      </w:r>
      <w:r w:rsidRPr="002F0734">
        <w:rPr>
          <w:rFonts w:ascii="Segoe UI" w:hAnsi="Segoe UI" w:cs="Segoe UI"/>
          <w:bCs/>
          <w:color w:val="000000"/>
        </w:rPr>
        <w:t xml:space="preserve"> </w:t>
      </w:r>
      <w:r>
        <w:rPr>
          <w:rFonts w:ascii="Segoe UI" w:hAnsi="Segoe UI" w:cs="Segoe UI"/>
          <w:bCs/>
          <w:color w:val="000000"/>
        </w:rPr>
        <w:t>Loan</w:t>
      </w:r>
      <w:r w:rsidRPr="002F0734">
        <w:rPr>
          <w:rFonts w:ascii="Segoe UI" w:hAnsi="Segoe UI" w:cs="Segoe UI"/>
          <w:bCs/>
          <w:color w:val="000000"/>
        </w:rPr>
        <w:sym w:font="Wingdings" w:char="F0E0"/>
      </w:r>
      <w:r>
        <w:rPr>
          <w:rFonts w:ascii="Segoe UI" w:hAnsi="Segoe UI" w:cs="Segoe UI"/>
          <w:bCs/>
          <w:color w:val="000000"/>
        </w:rPr>
        <w:t xml:space="preserve"> </w:t>
      </w:r>
      <w:proofErr w:type="spellStart"/>
      <w:r>
        <w:rPr>
          <w:rFonts w:ascii="Segoe UI" w:hAnsi="Segoe UI" w:cs="Segoe UI"/>
          <w:bCs/>
          <w:color w:val="000000"/>
        </w:rPr>
        <w:t>Loan</w:t>
      </w:r>
      <w:proofErr w:type="spellEnd"/>
      <w:r>
        <w:rPr>
          <w:rFonts w:ascii="Segoe UI" w:hAnsi="Segoe UI" w:cs="Segoe UI"/>
          <w:bCs/>
          <w:color w:val="000000"/>
        </w:rPr>
        <w:t xml:space="preserve"> Account </w:t>
      </w:r>
      <w:r w:rsidRPr="00EA6721">
        <w:rPr>
          <w:rFonts w:ascii="Segoe UI" w:hAnsi="Segoe UI" w:cs="Segoe UI"/>
          <w:bCs/>
          <w:color w:val="000000"/>
        </w:rPr>
        <w:sym w:font="Wingdings" w:char="F0E0"/>
      </w:r>
      <w:proofErr w:type="spellStart"/>
      <w:r>
        <w:rPr>
          <w:rFonts w:ascii="Segoe UI" w:hAnsi="Segoe UI" w:cs="Segoe UI"/>
          <w:bCs/>
          <w:color w:val="000000"/>
        </w:rPr>
        <w:t>Account</w:t>
      </w:r>
      <w:proofErr w:type="spellEnd"/>
      <w:r>
        <w:rPr>
          <w:rFonts w:ascii="Segoe UI" w:hAnsi="Segoe UI" w:cs="Segoe UI"/>
          <w:bCs/>
          <w:color w:val="000000"/>
        </w:rPr>
        <w:t xml:space="preserve"> close</w:t>
      </w:r>
    </w:p>
    <w:p w14:paraId="2819E22A" w14:textId="04061CB5" w:rsidR="00EA6721" w:rsidRDefault="00EA6721" w:rsidP="00EA6721">
      <w:pPr>
        <w:pStyle w:val="Header"/>
        <w:jc w:val="both"/>
        <w:rPr>
          <w:rFonts w:ascii="Segoe UI" w:hAnsi="Segoe UI" w:cs="Segoe UI"/>
          <w:bCs/>
          <w:color w:val="000000"/>
        </w:rPr>
      </w:pPr>
    </w:p>
    <w:p w14:paraId="79880F1C" w14:textId="56338AC6" w:rsidR="00EA6721" w:rsidRPr="002F0734" w:rsidRDefault="00EA6721" w:rsidP="00EA6721">
      <w:pPr>
        <w:pStyle w:val="Header"/>
        <w:jc w:val="both"/>
        <w:rPr>
          <w:rFonts w:ascii="Segoe UI" w:hAnsi="Segoe UI" w:cs="Segoe UI"/>
          <w:bCs/>
          <w:color w:val="000000"/>
        </w:rPr>
      </w:pPr>
      <w:r>
        <w:rPr>
          <w:noProof/>
        </w:rPr>
        <w:lastRenderedPageBreak/>
        <w:drawing>
          <wp:inline distT="0" distB="0" distL="0" distR="0" wp14:anchorId="125FBB7A" wp14:editId="3F49CB93">
            <wp:extent cx="6858000" cy="4036695"/>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858000" cy="4036695"/>
                    </a:xfrm>
                    <a:prstGeom prst="rect">
                      <a:avLst/>
                    </a:prstGeom>
                  </pic:spPr>
                </pic:pic>
              </a:graphicData>
            </a:graphic>
          </wp:inline>
        </w:drawing>
      </w:r>
    </w:p>
    <w:p w14:paraId="62D81722" w14:textId="26EF4AA6" w:rsidR="00FE2BEE" w:rsidRPr="00EA6721" w:rsidRDefault="00EA6721" w:rsidP="00EA6721">
      <w:pPr>
        <w:pStyle w:val="ListParagraph"/>
        <w:numPr>
          <w:ilvl w:val="0"/>
          <w:numId w:val="23"/>
        </w:numPr>
        <w:rPr>
          <w:rFonts w:cstheme="minorHAnsi"/>
          <w:b/>
        </w:rPr>
      </w:pPr>
      <w:r>
        <w:rPr>
          <w:rFonts w:cstheme="minorHAnsi"/>
          <w:b/>
        </w:rPr>
        <w:t xml:space="preserve">The existing </w:t>
      </w:r>
      <w:proofErr w:type="gramStart"/>
      <w:r>
        <w:rPr>
          <w:rFonts w:cstheme="minorHAnsi"/>
          <w:b/>
        </w:rPr>
        <w:t>front end</w:t>
      </w:r>
      <w:proofErr w:type="gramEnd"/>
      <w:r>
        <w:rPr>
          <w:rFonts w:cstheme="minorHAnsi"/>
          <w:b/>
        </w:rPr>
        <w:t xml:space="preserve"> screen validation will remain same</w:t>
      </w:r>
      <w:r w:rsidR="004872C8">
        <w:rPr>
          <w:rFonts w:cstheme="minorHAnsi"/>
          <w:b/>
        </w:rPr>
        <w:t>.</w:t>
      </w:r>
      <w:r>
        <w:rPr>
          <w:rFonts w:cstheme="minorHAnsi"/>
          <w:b/>
        </w:rPr>
        <w:t xml:space="preserve"> </w:t>
      </w:r>
    </w:p>
    <w:sectPr w:rsidR="00FE2BEE" w:rsidRPr="00EA6721" w:rsidSect="001A2D49">
      <w:footerReference w:type="default" r:id="rId30"/>
      <w:pgSz w:w="12240" w:h="15840" w:code="1"/>
      <w:pgMar w:top="720" w:right="720" w:bottom="720" w:left="720" w:header="720" w:footer="720" w:gutter="0"/>
      <w:pgBorders w:zOrder="back" w:offsetFrom="page">
        <w:top w:val="single" w:sz="12" w:space="24" w:color="78BEEA"/>
        <w:left w:val="single" w:sz="12" w:space="24" w:color="78BEEA"/>
        <w:bottom w:val="single" w:sz="12" w:space="24" w:color="78BEEA"/>
        <w:right w:val="single" w:sz="12" w:space="24" w:color="78BEEA"/>
      </w:pgBorder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33" w:author="Aman Shegokar" w:date="2025-03-28T16:27:00Z" w:initials="AS">
    <w:p w14:paraId="743E70BE" w14:textId="25863D32" w:rsidR="00407E07" w:rsidRDefault="00407E07">
      <w:pPr>
        <w:pStyle w:val="CommentText"/>
      </w:pPr>
      <w:r>
        <w:rPr>
          <w:rStyle w:val="CommentReference"/>
        </w:rPr>
        <w:annotationRef/>
      </w:r>
      <w:r>
        <w:t>Removing the Unique record ID</w:t>
      </w:r>
    </w:p>
  </w:comment>
  <w:comment w:id="37" w:author="Aman Shegokar" w:date="2025-03-28T16:27:00Z" w:initials="AS">
    <w:p w14:paraId="29E67C0F" w14:textId="3FA546E0" w:rsidR="00407E07" w:rsidRDefault="00407E07">
      <w:pPr>
        <w:pStyle w:val="CommentText"/>
      </w:pPr>
      <w:r>
        <w:rPr>
          <w:rStyle w:val="CommentReference"/>
        </w:rPr>
        <w:annotationRef/>
      </w:r>
      <w:r>
        <w:t>Removing the Unique record ID</w:t>
      </w:r>
    </w:p>
  </w:comment>
  <w:comment w:id="53" w:author="Aman Shegokar" w:date="2025-03-28T16:26:00Z" w:initials="AS">
    <w:p w14:paraId="0B612BFB" w14:textId="07E0C1C9" w:rsidR="00407E07" w:rsidRDefault="00407E07">
      <w:pPr>
        <w:pStyle w:val="CommentText"/>
      </w:pPr>
      <w:r>
        <w:rPr>
          <w:rStyle w:val="CommentReference"/>
        </w:rPr>
        <w:annotationRef/>
      </w:r>
      <w:r>
        <w:t xml:space="preserve">Removing the Unique record ID </w:t>
      </w:r>
    </w:p>
  </w:comment>
  <w:comment w:id="62" w:author="Aman Shegokar" w:date="2025-02-06T18:43:00Z" w:initials="AS">
    <w:p w14:paraId="07A21F34" w14:textId="6678EEAF" w:rsidR="00407E07" w:rsidRDefault="00407E07" w:rsidP="00C21F54">
      <w:pPr>
        <w:pStyle w:val="CommentText"/>
      </w:pPr>
      <w:r>
        <w:rPr>
          <w:rStyle w:val="CommentReference"/>
        </w:rPr>
        <w:annotationRef/>
      </w:r>
      <w:r>
        <w:t>when Loan Contract is closing , if the loan contract needs to be closed, the same unique record ID need to be required.</w:t>
      </w:r>
    </w:p>
  </w:comment>
  <w:comment w:id="71" w:author="Aman Shegokar" w:date="2025-03-28T16:27:00Z" w:initials="AS">
    <w:p w14:paraId="429CDB3D" w14:textId="2251E727" w:rsidR="00407E07" w:rsidRDefault="00407E07">
      <w:pPr>
        <w:pStyle w:val="CommentText"/>
      </w:pPr>
      <w:r>
        <w:rPr>
          <w:rStyle w:val="CommentReference"/>
        </w:rPr>
        <w:annotationRef/>
      </w:r>
      <w:r>
        <w:t>Removing the Unique record ID.</w:t>
      </w:r>
    </w:p>
  </w:comment>
  <w:comment w:id="73" w:author="Aman Shegokar" w:date="2025-03-28T16:28:00Z" w:initials="AS">
    <w:p w14:paraId="0CFD34D8" w14:textId="1B789D5F" w:rsidR="00407E07" w:rsidRDefault="00407E07">
      <w:pPr>
        <w:pStyle w:val="CommentText"/>
      </w:pPr>
      <w:r>
        <w:rPr>
          <w:rStyle w:val="CommentReference"/>
        </w:rPr>
        <w:annotationRef/>
      </w:r>
      <w:r>
        <w:t>Removing the Unique record ID</w:t>
      </w:r>
    </w:p>
  </w:comment>
  <w:comment w:id="82" w:author="Aman Shegokar" w:date="2025-03-28T16:28:00Z" w:initials="AS">
    <w:p w14:paraId="344E30DE" w14:textId="17926383" w:rsidR="00407E07" w:rsidRDefault="00407E07">
      <w:pPr>
        <w:pStyle w:val="CommentText"/>
      </w:pPr>
      <w:r>
        <w:rPr>
          <w:rStyle w:val="CommentReference"/>
        </w:rPr>
        <w:annotationRef/>
      </w:r>
      <w:r>
        <w:t>Removing the Unique record ID.</w:t>
      </w:r>
    </w:p>
  </w:comment>
  <w:comment w:id="85" w:author="Aman Shegokar" w:date="2025-03-28T16:29:00Z" w:initials="AS">
    <w:p w14:paraId="38D1278A" w14:textId="1094DED0" w:rsidR="00407E07" w:rsidRDefault="00407E07">
      <w:pPr>
        <w:pStyle w:val="CommentText"/>
      </w:pPr>
      <w:r>
        <w:rPr>
          <w:rStyle w:val="CommentReference"/>
        </w:rPr>
        <w:annotationRef/>
      </w:r>
      <w:r>
        <w:t>Removing the Unique record ID</w:t>
      </w:r>
    </w:p>
  </w:comment>
  <w:comment w:id="102" w:author="Aman Shegokar" w:date="2025-03-28T16:29:00Z" w:initials="AS">
    <w:p w14:paraId="3A34821E" w14:textId="770541FD" w:rsidR="00407E07" w:rsidRDefault="00407E07">
      <w:pPr>
        <w:pStyle w:val="CommentText"/>
      </w:pPr>
      <w:r>
        <w:rPr>
          <w:rStyle w:val="CommentReference"/>
        </w:rPr>
        <w:annotationRef/>
      </w:r>
      <w:r>
        <w:t>Removing the Unique record ID</w:t>
      </w:r>
    </w:p>
  </w:comment>
  <w:comment w:id="93" w:author="Aman Shegokar" w:date="2025-02-06T18:26:00Z" w:initials="AS">
    <w:p w14:paraId="38B756CF" w14:textId="30C45143" w:rsidR="00407E07" w:rsidRDefault="00407E07">
      <w:pPr>
        <w:pStyle w:val="CommentText"/>
      </w:pPr>
      <w:r>
        <w:rPr>
          <w:rStyle w:val="CommentReference"/>
        </w:rPr>
        <w:annotationRef/>
      </w:r>
      <w:r>
        <w:t>The unique record ID, which is displayed on the front-end screen for loan account UCC client are both d</w:t>
      </w:r>
    </w:p>
    <w:p w14:paraId="0210B08B" w14:textId="1D0D2A53" w:rsidR="00407E07" w:rsidRDefault="00407E07">
      <w:pPr>
        <w:pStyle w:val="CommentText"/>
      </w:pPr>
      <w:r>
        <w:t xml:space="preserve"> So, when closing a loan account, if the loan account needs to be closed, the same unique record ID will have to be entered.</w:t>
      </w:r>
    </w:p>
  </w:comment>
  <w:comment w:id="109" w:author="Aman Shegokar" w:date="2025-03-28T16:30:00Z" w:initials="AS">
    <w:p w14:paraId="1FC16CE4" w14:textId="40E925C8" w:rsidR="00407E07" w:rsidRDefault="00407E07">
      <w:pPr>
        <w:pStyle w:val="CommentText"/>
      </w:pPr>
      <w:r>
        <w:rPr>
          <w:rStyle w:val="CommentReference"/>
        </w:rPr>
        <w:annotationRef/>
      </w:r>
      <w:r>
        <w:t>Removing the Unique record ID</w:t>
      </w:r>
    </w:p>
  </w:comment>
  <w:comment w:id="112" w:author="Aman Shegokar" w:date="2025-03-28T16:31:00Z" w:initials="AS">
    <w:p w14:paraId="0836256E" w14:textId="539956EC" w:rsidR="00407E07" w:rsidRDefault="00407E07">
      <w:pPr>
        <w:pStyle w:val="CommentText"/>
      </w:pPr>
      <w:r>
        <w:rPr>
          <w:rStyle w:val="CommentReference"/>
        </w:rPr>
        <w:annotationRef/>
      </w:r>
      <w:r>
        <w:t>Removing the Unique record ID</w:t>
      </w:r>
    </w:p>
  </w:comment>
  <w:comment w:id="132" w:author="Aman Shegokar" w:date="2025-04-02T17:04:00Z" w:initials="AS">
    <w:p w14:paraId="5E6DA336" w14:textId="2D90655C" w:rsidR="00407E07" w:rsidRDefault="00407E07">
      <w:pPr>
        <w:pStyle w:val="CommentText"/>
      </w:pPr>
      <w:r>
        <w:rPr>
          <w:rStyle w:val="CommentReference"/>
        </w:rPr>
        <w:annotationRef/>
      </w:r>
      <w:r>
        <w:t xml:space="preserve">Renamed the spelling from Manual Posting to </w:t>
      </w:r>
      <w:proofErr w:type="spellStart"/>
      <w:r>
        <w:t>ManualPosting</w:t>
      </w:r>
      <w:proofErr w:type="spellEnd"/>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743E70BE" w15:done="0"/>
  <w15:commentEx w15:paraId="29E67C0F" w15:done="0"/>
  <w15:commentEx w15:paraId="0B612BFB" w15:done="0"/>
  <w15:commentEx w15:paraId="07A21F34" w15:done="0"/>
  <w15:commentEx w15:paraId="429CDB3D" w15:done="0"/>
  <w15:commentEx w15:paraId="0CFD34D8" w15:done="0"/>
  <w15:commentEx w15:paraId="344E30DE" w15:done="0"/>
  <w15:commentEx w15:paraId="38D1278A" w15:done="0"/>
  <w15:commentEx w15:paraId="3A34821E" w15:done="0"/>
  <w15:commentEx w15:paraId="0210B08B" w15:done="0"/>
  <w15:commentEx w15:paraId="1FC16CE4" w15:done="0"/>
  <w15:commentEx w15:paraId="0836256E" w15:done="0"/>
  <w15:commentEx w15:paraId="5E6DA336"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29E67C0F" w16cid:durableId="2B914C81"/>
  <w16cid:commentId w16cid:paraId="0B612BFB" w16cid:durableId="2B914C31"/>
  <w16cid:commentId w16cid:paraId="07A21F34" w16cid:durableId="2B4F8137"/>
  <w16cid:commentId w16cid:paraId="429CDB3D" w16cid:durableId="2B914C8F"/>
  <w16cid:commentId w16cid:paraId="0CFD34D8" w16cid:durableId="2B914CB4"/>
  <w16cid:commentId w16cid:paraId="344E30DE" w16cid:durableId="2B914CC6"/>
  <w16cid:commentId w16cid:paraId="38D1278A" w16cid:durableId="2B914CE7"/>
  <w16cid:commentId w16cid:paraId="3A34821E" w16cid:durableId="2B914CF3"/>
  <w16cid:commentId w16cid:paraId="0210B08B" w16cid:durableId="2B4F7D72"/>
  <w16cid:commentId w16cid:paraId="1FC16CE4" w16cid:durableId="2B914D08"/>
  <w16cid:commentId w16cid:paraId="0836256E" w16cid:durableId="2B914D58"/>
  <w16cid:commentId w16cid:paraId="5E6DA336" w16cid:durableId="2B97ECB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C8AE570" w14:textId="77777777" w:rsidR="00D26086" w:rsidRDefault="00D26086">
      <w:r>
        <w:separator/>
      </w:r>
    </w:p>
  </w:endnote>
  <w:endnote w:type="continuationSeparator" w:id="0">
    <w:p w14:paraId="15838818" w14:textId="77777777" w:rsidR="00D26086" w:rsidRDefault="00D260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n-ea">
    <w:panose1 w:val="00000000000000000000"/>
    <w:charset w:val="00"/>
    <w:family w:val="roman"/>
    <w:notTrueType/>
    <w:pitch w:val="default"/>
  </w:font>
  <w:font w:name="+mn-c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525872792"/>
      <w:docPartObj>
        <w:docPartGallery w:val="Page Numbers (Bottom of Page)"/>
        <w:docPartUnique/>
      </w:docPartObj>
    </w:sdtPr>
    <w:sdtEndPr>
      <w:rPr>
        <w:noProof/>
      </w:rPr>
    </w:sdtEndPr>
    <w:sdtContent>
      <w:p w14:paraId="33EEFDCC" w14:textId="77777777" w:rsidR="00407E07" w:rsidRDefault="00407E07" w:rsidP="00A314FA">
        <w:pPr>
          <w:pStyle w:val="Footer"/>
          <w:jc w:val="center"/>
        </w:pPr>
        <w:r>
          <w:fldChar w:fldCharType="begin"/>
        </w:r>
        <w:r>
          <w:instrText xml:space="preserve"> PAGE   \* MERGEFORMAT </w:instrText>
        </w:r>
        <w:r>
          <w:fldChar w:fldCharType="separate"/>
        </w:r>
        <w:r>
          <w:rPr>
            <w:noProof/>
          </w:rPr>
          <w:t>9</w:t>
        </w:r>
        <w:r>
          <w:rPr>
            <w:noProof/>
          </w:rPr>
          <w:fldChar w:fldCharType="end"/>
        </w:r>
      </w:p>
    </w:sdtContent>
  </w:sdt>
  <w:p w14:paraId="728B583E" w14:textId="77777777" w:rsidR="00407E07" w:rsidRDefault="00407E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EEC3A4A" w14:textId="77777777" w:rsidR="00D26086" w:rsidRDefault="00D26086">
      <w:r>
        <w:separator/>
      </w:r>
    </w:p>
  </w:footnote>
  <w:footnote w:type="continuationSeparator" w:id="0">
    <w:p w14:paraId="133C7699" w14:textId="77777777" w:rsidR="00D26086" w:rsidRDefault="00D2608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B30DB5"/>
    <w:multiLevelType w:val="hybridMultilevel"/>
    <w:tmpl w:val="222A0E1C"/>
    <w:lvl w:ilvl="0" w:tplc="A8F0A0B0">
      <w:start w:val="1"/>
      <w:numFmt w:val="decimal"/>
      <w:lvlText w:val="%1."/>
      <w:lvlJc w:val="left"/>
      <w:pPr>
        <w:ind w:left="72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D9289CA">
      <w:start w:val="1"/>
      <w:numFmt w:val="lowerLetter"/>
      <w:lvlText w:val="%2"/>
      <w:lvlJc w:val="left"/>
      <w:pPr>
        <w:ind w:left="15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4980844">
      <w:start w:val="1"/>
      <w:numFmt w:val="lowerRoman"/>
      <w:lvlText w:val="%3"/>
      <w:lvlJc w:val="left"/>
      <w:pPr>
        <w:ind w:left="22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16CCE0E">
      <w:start w:val="1"/>
      <w:numFmt w:val="decimal"/>
      <w:lvlText w:val="%4"/>
      <w:lvlJc w:val="left"/>
      <w:pPr>
        <w:ind w:left="29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B54E33A">
      <w:start w:val="1"/>
      <w:numFmt w:val="lowerLetter"/>
      <w:lvlText w:val="%5"/>
      <w:lvlJc w:val="left"/>
      <w:pPr>
        <w:ind w:left="37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7B87236">
      <w:start w:val="1"/>
      <w:numFmt w:val="lowerRoman"/>
      <w:lvlText w:val="%6"/>
      <w:lvlJc w:val="left"/>
      <w:pPr>
        <w:ind w:left="44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7F460F6">
      <w:start w:val="1"/>
      <w:numFmt w:val="decimal"/>
      <w:lvlText w:val="%7"/>
      <w:lvlJc w:val="left"/>
      <w:pPr>
        <w:ind w:left="51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D807858">
      <w:start w:val="1"/>
      <w:numFmt w:val="lowerLetter"/>
      <w:lvlText w:val="%8"/>
      <w:lvlJc w:val="left"/>
      <w:pPr>
        <w:ind w:left="58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F34D80C">
      <w:start w:val="1"/>
      <w:numFmt w:val="lowerRoman"/>
      <w:lvlText w:val="%9"/>
      <w:lvlJc w:val="left"/>
      <w:pPr>
        <w:ind w:left="65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CE18C5"/>
    <w:multiLevelType w:val="multilevel"/>
    <w:tmpl w:val="F2B6F992"/>
    <w:lvl w:ilvl="0">
      <w:start w:val="8"/>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2" w15:restartNumberingAfterBreak="0">
    <w:nsid w:val="02F82633"/>
    <w:multiLevelType w:val="hybridMultilevel"/>
    <w:tmpl w:val="DB2CB9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75F6B7A"/>
    <w:multiLevelType w:val="multilevel"/>
    <w:tmpl w:val="EF649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462C4F"/>
    <w:multiLevelType w:val="multilevel"/>
    <w:tmpl w:val="D5F8113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5" w15:restartNumberingAfterBreak="0">
    <w:nsid w:val="0C0A0F7B"/>
    <w:multiLevelType w:val="multilevel"/>
    <w:tmpl w:val="0BDEA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134724"/>
    <w:multiLevelType w:val="hybridMultilevel"/>
    <w:tmpl w:val="DA50CF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C383AEF"/>
    <w:multiLevelType w:val="multilevel"/>
    <w:tmpl w:val="246CC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730CD0"/>
    <w:multiLevelType w:val="multilevel"/>
    <w:tmpl w:val="7E9EF016"/>
    <w:lvl w:ilvl="0">
      <w:start w:val="8"/>
      <w:numFmt w:val="decimal"/>
      <w:lvlText w:val="%1."/>
      <w:lvlJc w:val="left"/>
      <w:pPr>
        <w:ind w:left="380" w:hanging="38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4645B13"/>
    <w:multiLevelType w:val="hybridMultilevel"/>
    <w:tmpl w:val="D37CB68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7290D0F"/>
    <w:multiLevelType w:val="multilevel"/>
    <w:tmpl w:val="428674D8"/>
    <w:lvl w:ilvl="0">
      <w:start w:val="8"/>
      <w:numFmt w:val="decimal"/>
      <w:lvlText w:val="%1."/>
      <w:lvlJc w:val="left"/>
      <w:pPr>
        <w:ind w:left="380" w:hanging="3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E5C491B"/>
    <w:multiLevelType w:val="hybridMultilevel"/>
    <w:tmpl w:val="BE66E4BA"/>
    <w:lvl w:ilvl="0" w:tplc="40090001">
      <w:start w:val="1"/>
      <w:numFmt w:val="bullet"/>
      <w:lvlText w:val=""/>
      <w:lvlJc w:val="left"/>
      <w:pPr>
        <w:ind w:left="705" w:hanging="360"/>
      </w:pPr>
      <w:rPr>
        <w:rFonts w:ascii="Symbol" w:hAnsi="Symbol"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12" w15:restartNumberingAfterBreak="0">
    <w:nsid w:val="33504131"/>
    <w:multiLevelType w:val="multilevel"/>
    <w:tmpl w:val="9ECEAE9A"/>
    <w:lvl w:ilvl="0">
      <w:start w:val="4"/>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350B378E"/>
    <w:multiLevelType w:val="hybridMultilevel"/>
    <w:tmpl w:val="F15269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B46317A"/>
    <w:multiLevelType w:val="hybridMultilevel"/>
    <w:tmpl w:val="8C88CF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BF26B5A"/>
    <w:multiLevelType w:val="hybridMultilevel"/>
    <w:tmpl w:val="34D676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E3122E6"/>
    <w:multiLevelType w:val="multilevel"/>
    <w:tmpl w:val="0DAE1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C240FD"/>
    <w:multiLevelType w:val="hybridMultilevel"/>
    <w:tmpl w:val="CA883BD0"/>
    <w:lvl w:ilvl="0" w:tplc="0B5AD9B6">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D9E048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A1C1B9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D040A9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B1C110E">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19AD76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C562A3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32E34A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C18F71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47430CB1"/>
    <w:multiLevelType w:val="hybridMultilevel"/>
    <w:tmpl w:val="103C53DE"/>
    <w:lvl w:ilvl="0" w:tplc="BC465DBE">
      <w:start w:val="1"/>
      <w:numFmt w:val="decimal"/>
      <w:lvlText w:val="%1."/>
      <w:lvlJc w:val="left"/>
      <w:pPr>
        <w:ind w:left="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A6EBE52">
      <w:start w:val="1"/>
      <w:numFmt w:val="lowerLetter"/>
      <w:lvlText w:val="%2"/>
      <w:lvlJc w:val="left"/>
      <w:pPr>
        <w:ind w:left="11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31E988A">
      <w:start w:val="1"/>
      <w:numFmt w:val="lowerRoman"/>
      <w:lvlText w:val="%3"/>
      <w:lvlJc w:val="left"/>
      <w:pPr>
        <w:ind w:left="19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ED8A018">
      <w:start w:val="1"/>
      <w:numFmt w:val="decimal"/>
      <w:lvlText w:val="%4"/>
      <w:lvlJc w:val="left"/>
      <w:pPr>
        <w:ind w:left="26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1644014">
      <w:start w:val="1"/>
      <w:numFmt w:val="lowerLetter"/>
      <w:lvlText w:val="%5"/>
      <w:lvlJc w:val="left"/>
      <w:pPr>
        <w:ind w:left="33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E6E037A">
      <w:start w:val="1"/>
      <w:numFmt w:val="lowerRoman"/>
      <w:lvlText w:val="%6"/>
      <w:lvlJc w:val="left"/>
      <w:pPr>
        <w:ind w:left="40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18E2F04">
      <w:start w:val="1"/>
      <w:numFmt w:val="decimal"/>
      <w:lvlText w:val="%7"/>
      <w:lvlJc w:val="left"/>
      <w:pPr>
        <w:ind w:left="47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63A2CD8">
      <w:start w:val="1"/>
      <w:numFmt w:val="lowerLetter"/>
      <w:lvlText w:val="%8"/>
      <w:lvlJc w:val="left"/>
      <w:pPr>
        <w:ind w:left="55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1F03848">
      <w:start w:val="1"/>
      <w:numFmt w:val="lowerRoman"/>
      <w:lvlText w:val="%9"/>
      <w:lvlJc w:val="left"/>
      <w:pPr>
        <w:ind w:left="62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4C0516D6"/>
    <w:multiLevelType w:val="hybridMultilevel"/>
    <w:tmpl w:val="ACD4F234"/>
    <w:lvl w:ilvl="0" w:tplc="40090001">
      <w:start w:val="1"/>
      <w:numFmt w:val="bullet"/>
      <w:lvlText w:val=""/>
      <w:lvlJc w:val="left"/>
      <w:pPr>
        <w:ind w:left="643"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085447B"/>
    <w:multiLevelType w:val="multilevel"/>
    <w:tmpl w:val="375A0456"/>
    <w:lvl w:ilvl="0">
      <w:start w:val="7"/>
      <w:numFmt w:val="decimal"/>
      <w:lvlText w:val="%1."/>
      <w:lvlJc w:val="left"/>
      <w:pPr>
        <w:ind w:left="643"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52C64CBB"/>
    <w:multiLevelType w:val="hybridMultilevel"/>
    <w:tmpl w:val="80BE908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53D72BFF"/>
    <w:multiLevelType w:val="hybridMultilevel"/>
    <w:tmpl w:val="B76889FA"/>
    <w:lvl w:ilvl="0" w:tplc="152215EE">
      <w:start w:val="1"/>
      <w:numFmt w:val="decimal"/>
      <w:lvlText w:val="%1."/>
      <w:lvlJc w:val="left"/>
      <w:pPr>
        <w:ind w:left="1082" w:hanging="360"/>
      </w:pPr>
      <w:rPr>
        <w:rFonts w:hint="default"/>
        <w:sz w:val="24"/>
      </w:rPr>
    </w:lvl>
    <w:lvl w:ilvl="1" w:tplc="40090019" w:tentative="1">
      <w:start w:val="1"/>
      <w:numFmt w:val="lowerLetter"/>
      <w:lvlText w:val="%2."/>
      <w:lvlJc w:val="left"/>
      <w:pPr>
        <w:ind w:left="1802" w:hanging="360"/>
      </w:pPr>
    </w:lvl>
    <w:lvl w:ilvl="2" w:tplc="4009001B" w:tentative="1">
      <w:start w:val="1"/>
      <w:numFmt w:val="lowerRoman"/>
      <w:lvlText w:val="%3."/>
      <w:lvlJc w:val="right"/>
      <w:pPr>
        <w:ind w:left="2522" w:hanging="180"/>
      </w:pPr>
    </w:lvl>
    <w:lvl w:ilvl="3" w:tplc="4009000F" w:tentative="1">
      <w:start w:val="1"/>
      <w:numFmt w:val="decimal"/>
      <w:lvlText w:val="%4."/>
      <w:lvlJc w:val="left"/>
      <w:pPr>
        <w:ind w:left="3242" w:hanging="360"/>
      </w:pPr>
    </w:lvl>
    <w:lvl w:ilvl="4" w:tplc="40090019" w:tentative="1">
      <w:start w:val="1"/>
      <w:numFmt w:val="lowerLetter"/>
      <w:lvlText w:val="%5."/>
      <w:lvlJc w:val="left"/>
      <w:pPr>
        <w:ind w:left="3962" w:hanging="360"/>
      </w:pPr>
    </w:lvl>
    <w:lvl w:ilvl="5" w:tplc="4009001B" w:tentative="1">
      <w:start w:val="1"/>
      <w:numFmt w:val="lowerRoman"/>
      <w:lvlText w:val="%6."/>
      <w:lvlJc w:val="right"/>
      <w:pPr>
        <w:ind w:left="4682" w:hanging="180"/>
      </w:pPr>
    </w:lvl>
    <w:lvl w:ilvl="6" w:tplc="4009000F" w:tentative="1">
      <w:start w:val="1"/>
      <w:numFmt w:val="decimal"/>
      <w:lvlText w:val="%7."/>
      <w:lvlJc w:val="left"/>
      <w:pPr>
        <w:ind w:left="5402" w:hanging="360"/>
      </w:pPr>
    </w:lvl>
    <w:lvl w:ilvl="7" w:tplc="40090019" w:tentative="1">
      <w:start w:val="1"/>
      <w:numFmt w:val="lowerLetter"/>
      <w:lvlText w:val="%8."/>
      <w:lvlJc w:val="left"/>
      <w:pPr>
        <w:ind w:left="6122" w:hanging="360"/>
      </w:pPr>
    </w:lvl>
    <w:lvl w:ilvl="8" w:tplc="4009001B" w:tentative="1">
      <w:start w:val="1"/>
      <w:numFmt w:val="lowerRoman"/>
      <w:lvlText w:val="%9."/>
      <w:lvlJc w:val="right"/>
      <w:pPr>
        <w:ind w:left="6842" w:hanging="180"/>
      </w:pPr>
    </w:lvl>
  </w:abstractNum>
  <w:abstractNum w:abstractNumId="23" w15:restartNumberingAfterBreak="0">
    <w:nsid w:val="55AD14AE"/>
    <w:multiLevelType w:val="hybridMultilevel"/>
    <w:tmpl w:val="63807E48"/>
    <w:lvl w:ilvl="0" w:tplc="64627844">
      <w:start w:val="2"/>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4" w15:restartNumberingAfterBreak="0">
    <w:nsid w:val="56820F82"/>
    <w:multiLevelType w:val="hybridMultilevel"/>
    <w:tmpl w:val="6818F87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58A86767"/>
    <w:multiLevelType w:val="multilevel"/>
    <w:tmpl w:val="705CFBAA"/>
    <w:lvl w:ilvl="0">
      <w:start w:val="8"/>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A4F6364"/>
    <w:multiLevelType w:val="hybridMultilevel"/>
    <w:tmpl w:val="EF0AD27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5AFC4A8E"/>
    <w:multiLevelType w:val="hybridMultilevel"/>
    <w:tmpl w:val="E5F0BECE"/>
    <w:lvl w:ilvl="0" w:tplc="2C120924">
      <w:start w:val="2"/>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8" w15:restartNumberingAfterBreak="0">
    <w:nsid w:val="5DB950FB"/>
    <w:multiLevelType w:val="multilevel"/>
    <w:tmpl w:val="1FD45FF4"/>
    <w:lvl w:ilvl="0">
      <w:start w:val="10"/>
      <w:numFmt w:val="decimal"/>
      <w:lvlText w:val="%1."/>
      <w:lvlJc w:val="left"/>
      <w:pPr>
        <w:ind w:left="683" w:hanging="400"/>
      </w:pPr>
      <w:rPr>
        <w:rFonts w:hint="default"/>
      </w:rPr>
    </w:lvl>
    <w:lvl w:ilvl="1">
      <w:start w:val="3"/>
      <w:numFmt w:val="decimal"/>
      <w:isLgl/>
      <w:lvlText w:val="%1.%2."/>
      <w:lvlJc w:val="left"/>
      <w:pPr>
        <w:ind w:left="863" w:hanging="580"/>
      </w:pPr>
      <w:rPr>
        <w:rFonts w:hint="default"/>
      </w:rPr>
    </w:lvl>
    <w:lvl w:ilvl="2">
      <w:start w:val="1"/>
      <w:numFmt w:val="decimal"/>
      <w:isLgl/>
      <w:lvlText w:val="%1.%2.%3."/>
      <w:lvlJc w:val="left"/>
      <w:pPr>
        <w:ind w:left="1003" w:hanging="720"/>
      </w:pPr>
      <w:rPr>
        <w:rFonts w:hint="default"/>
      </w:rPr>
    </w:lvl>
    <w:lvl w:ilvl="3">
      <w:start w:val="1"/>
      <w:numFmt w:val="decimal"/>
      <w:isLgl/>
      <w:lvlText w:val="%1.%2.%3.%4."/>
      <w:lvlJc w:val="left"/>
      <w:pPr>
        <w:ind w:left="1003" w:hanging="720"/>
      </w:pPr>
      <w:rPr>
        <w:rFonts w:hint="default"/>
      </w:rPr>
    </w:lvl>
    <w:lvl w:ilvl="4">
      <w:start w:val="1"/>
      <w:numFmt w:val="decimal"/>
      <w:isLgl/>
      <w:lvlText w:val="%1.%2.%3.%4.%5."/>
      <w:lvlJc w:val="left"/>
      <w:pPr>
        <w:ind w:left="1363" w:hanging="1080"/>
      </w:pPr>
      <w:rPr>
        <w:rFonts w:hint="default"/>
      </w:rPr>
    </w:lvl>
    <w:lvl w:ilvl="5">
      <w:start w:val="1"/>
      <w:numFmt w:val="decimal"/>
      <w:isLgl/>
      <w:lvlText w:val="%1.%2.%3.%4.%5.%6."/>
      <w:lvlJc w:val="left"/>
      <w:pPr>
        <w:ind w:left="1363" w:hanging="1080"/>
      </w:pPr>
      <w:rPr>
        <w:rFonts w:hint="default"/>
      </w:rPr>
    </w:lvl>
    <w:lvl w:ilvl="6">
      <w:start w:val="1"/>
      <w:numFmt w:val="decimal"/>
      <w:isLgl/>
      <w:lvlText w:val="%1.%2.%3.%4.%5.%6.%7."/>
      <w:lvlJc w:val="left"/>
      <w:pPr>
        <w:ind w:left="1723" w:hanging="1440"/>
      </w:pPr>
      <w:rPr>
        <w:rFonts w:hint="default"/>
      </w:rPr>
    </w:lvl>
    <w:lvl w:ilvl="7">
      <w:start w:val="1"/>
      <w:numFmt w:val="decimal"/>
      <w:isLgl/>
      <w:lvlText w:val="%1.%2.%3.%4.%5.%6.%7.%8."/>
      <w:lvlJc w:val="left"/>
      <w:pPr>
        <w:ind w:left="1723" w:hanging="1440"/>
      </w:pPr>
      <w:rPr>
        <w:rFonts w:hint="default"/>
      </w:rPr>
    </w:lvl>
    <w:lvl w:ilvl="8">
      <w:start w:val="1"/>
      <w:numFmt w:val="decimal"/>
      <w:isLgl/>
      <w:lvlText w:val="%1.%2.%3.%4.%5.%6.%7.%8.%9."/>
      <w:lvlJc w:val="left"/>
      <w:pPr>
        <w:ind w:left="2083" w:hanging="1800"/>
      </w:pPr>
      <w:rPr>
        <w:rFonts w:hint="default"/>
      </w:rPr>
    </w:lvl>
  </w:abstractNum>
  <w:abstractNum w:abstractNumId="29" w15:restartNumberingAfterBreak="0">
    <w:nsid w:val="62E70BB7"/>
    <w:multiLevelType w:val="multilevel"/>
    <w:tmpl w:val="4C1420DE"/>
    <w:lvl w:ilvl="0">
      <w:start w:val="7"/>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68960FB8"/>
    <w:multiLevelType w:val="hybridMultilevel"/>
    <w:tmpl w:val="DE0E5022"/>
    <w:lvl w:ilvl="0" w:tplc="4BC42918">
      <w:start w:val="10"/>
      <w:numFmt w:val="decimal"/>
      <w:lvlText w:val="%1."/>
      <w:lvlJc w:val="left"/>
      <w:pPr>
        <w:ind w:left="683" w:hanging="400"/>
      </w:pPr>
      <w:rPr>
        <w:rFonts w:hint="default"/>
      </w:rPr>
    </w:lvl>
    <w:lvl w:ilvl="1" w:tplc="40090019" w:tentative="1">
      <w:start w:val="1"/>
      <w:numFmt w:val="lowerLetter"/>
      <w:lvlText w:val="%2."/>
      <w:lvlJc w:val="left"/>
      <w:pPr>
        <w:ind w:left="1363" w:hanging="360"/>
      </w:pPr>
    </w:lvl>
    <w:lvl w:ilvl="2" w:tplc="4009001B" w:tentative="1">
      <w:start w:val="1"/>
      <w:numFmt w:val="lowerRoman"/>
      <w:lvlText w:val="%3."/>
      <w:lvlJc w:val="right"/>
      <w:pPr>
        <w:ind w:left="2083" w:hanging="180"/>
      </w:pPr>
    </w:lvl>
    <w:lvl w:ilvl="3" w:tplc="4009000F" w:tentative="1">
      <w:start w:val="1"/>
      <w:numFmt w:val="decimal"/>
      <w:lvlText w:val="%4."/>
      <w:lvlJc w:val="left"/>
      <w:pPr>
        <w:ind w:left="2803" w:hanging="360"/>
      </w:pPr>
    </w:lvl>
    <w:lvl w:ilvl="4" w:tplc="40090019" w:tentative="1">
      <w:start w:val="1"/>
      <w:numFmt w:val="lowerLetter"/>
      <w:lvlText w:val="%5."/>
      <w:lvlJc w:val="left"/>
      <w:pPr>
        <w:ind w:left="3523" w:hanging="360"/>
      </w:pPr>
    </w:lvl>
    <w:lvl w:ilvl="5" w:tplc="4009001B" w:tentative="1">
      <w:start w:val="1"/>
      <w:numFmt w:val="lowerRoman"/>
      <w:lvlText w:val="%6."/>
      <w:lvlJc w:val="right"/>
      <w:pPr>
        <w:ind w:left="4243" w:hanging="180"/>
      </w:pPr>
    </w:lvl>
    <w:lvl w:ilvl="6" w:tplc="4009000F" w:tentative="1">
      <w:start w:val="1"/>
      <w:numFmt w:val="decimal"/>
      <w:lvlText w:val="%7."/>
      <w:lvlJc w:val="left"/>
      <w:pPr>
        <w:ind w:left="4963" w:hanging="360"/>
      </w:pPr>
    </w:lvl>
    <w:lvl w:ilvl="7" w:tplc="40090019" w:tentative="1">
      <w:start w:val="1"/>
      <w:numFmt w:val="lowerLetter"/>
      <w:lvlText w:val="%8."/>
      <w:lvlJc w:val="left"/>
      <w:pPr>
        <w:ind w:left="5683" w:hanging="360"/>
      </w:pPr>
    </w:lvl>
    <w:lvl w:ilvl="8" w:tplc="4009001B" w:tentative="1">
      <w:start w:val="1"/>
      <w:numFmt w:val="lowerRoman"/>
      <w:lvlText w:val="%9."/>
      <w:lvlJc w:val="right"/>
      <w:pPr>
        <w:ind w:left="6403" w:hanging="180"/>
      </w:pPr>
    </w:lvl>
  </w:abstractNum>
  <w:abstractNum w:abstractNumId="31" w15:restartNumberingAfterBreak="0">
    <w:nsid w:val="718952B9"/>
    <w:multiLevelType w:val="multilevel"/>
    <w:tmpl w:val="7DBC21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3A12B56"/>
    <w:multiLevelType w:val="hybridMultilevel"/>
    <w:tmpl w:val="DAC40BA8"/>
    <w:lvl w:ilvl="0" w:tplc="87069496">
      <w:start w:val="1"/>
      <w:numFmt w:val="decimal"/>
      <w:lvlText w:val="%1)"/>
      <w:lvlJc w:val="left"/>
      <w:pPr>
        <w:ind w:left="720" w:hanging="360"/>
      </w:pPr>
      <w:rPr>
        <w:rFonts w:asciiTheme="minorHAnsi" w:eastAsiaTheme="minorHAnsi" w:hAnsiTheme="minorHAnsi" w:cs="Segoe UI"/>
        <w:color w:val="00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78A9431E"/>
    <w:multiLevelType w:val="multilevel"/>
    <w:tmpl w:val="540A72C6"/>
    <w:lvl w:ilvl="0">
      <w:start w:val="1"/>
      <w:numFmt w:val="bullet"/>
      <w:lvlText w:val=""/>
      <w:lvlJc w:val="left"/>
      <w:pPr>
        <w:tabs>
          <w:tab w:val="num" w:pos="720"/>
        </w:tabs>
        <w:ind w:left="720" w:hanging="360"/>
      </w:pPr>
      <w:rPr>
        <w:rFonts w:ascii="Symbol" w:hAnsi="Symbol" w:hint="default"/>
        <w:sz w:val="20"/>
      </w:rPr>
    </w:lvl>
    <w:lvl w:ilvl="1">
      <w:start w:val="8"/>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9"/>
  </w:num>
  <w:num w:numId="3">
    <w:abstractNumId w:val="4"/>
  </w:num>
  <w:num w:numId="4">
    <w:abstractNumId w:val="3"/>
  </w:num>
  <w:num w:numId="5">
    <w:abstractNumId w:val="19"/>
  </w:num>
  <w:num w:numId="6">
    <w:abstractNumId w:val="33"/>
  </w:num>
  <w:num w:numId="7">
    <w:abstractNumId w:val="5"/>
  </w:num>
  <w:num w:numId="8">
    <w:abstractNumId w:val="32"/>
  </w:num>
  <w:num w:numId="9">
    <w:abstractNumId w:val="7"/>
  </w:num>
  <w:num w:numId="10">
    <w:abstractNumId w:val="26"/>
  </w:num>
  <w:num w:numId="11">
    <w:abstractNumId w:val="21"/>
  </w:num>
  <w:num w:numId="12">
    <w:abstractNumId w:val="31"/>
  </w:num>
  <w:num w:numId="13">
    <w:abstractNumId w:val="20"/>
  </w:num>
  <w:num w:numId="14">
    <w:abstractNumId w:val="17"/>
  </w:num>
  <w:num w:numId="15">
    <w:abstractNumId w:val="0"/>
  </w:num>
  <w:num w:numId="16">
    <w:abstractNumId w:val="28"/>
  </w:num>
  <w:num w:numId="17">
    <w:abstractNumId w:val="18"/>
  </w:num>
  <w:num w:numId="18">
    <w:abstractNumId w:val="16"/>
  </w:num>
  <w:num w:numId="19">
    <w:abstractNumId w:val="13"/>
  </w:num>
  <w:num w:numId="20">
    <w:abstractNumId w:val="23"/>
  </w:num>
  <w:num w:numId="21">
    <w:abstractNumId w:val="24"/>
  </w:num>
  <w:num w:numId="22">
    <w:abstractNumId w:val="30"/>
  </w:num>
  <w:num w:numId="23">
    <w:abstractNumId w:val="6"/>
  </w:num>
  <w:num w:numId="24">
    <w:abstractNumId w:val="11"/>
  </w:num>
  <w:num w:numId="25">
    <w:abstractNumId w:val="1"/>
  </w:num>
  <w:num w:numId="26">
    <w:abstractNumId w:val="10"/>
  </w:num>
  <w:num w:numId="27">
    <w:abstractNumId w:val="8"/>
  </w:num>
  <w:num w:numId="28">
    <w:abstractNumId w:val="25"/>
  </w:num>
  <w:num w:numId="29">
    <w:abstractNumId w:val="29"/>
  </w:num>
  <w:num w:numId="30">
    <w:abstractNumId w:val="27"/>
  </w:num>
  <w:num w:numId="31">
    <w:abstractNumId w:val="22"/>
  </w:num>
  <w:num w:numId="32">
    <w:abstractNumId w:val="15"/>
  </w:num>
  <w:num w:numId="33">
    <w:abstractNumId w:val="2"/>
  </w:num>
  <w:num w:numId="34">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Aman Shegokar">
    <w15:presenceInfo w15:providerId="AD" w15:userId="S-1-5-21-1925149161-4208190603-206424665-2368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007"/>
    <w:rsid w:val="00000F27"/>
    <w:rsid w:val="00005EA3"/>
    <w:rsid w:val="00033924"/>
    <w:rsid w:val="00042337"/>
    <w:rsid w:val="00043399"/>
    <w:rsid w:val="00067AD7"/>
    <w:rsid w:val="000B19E8"/>
    <w:rsid w:val="000B6BE7"/>
    <w:rsid w:val="000D0B07"/>
    <w:rsid w:val="000D2228"/>
    <w:rsid w:val="000E0D83"/>
    <w:rsid w:val="00106FF0"/>
    <w:rsid w:val="001242D7"/>
    <w:rsid w:val="00132A78"/>
    <w:rsid w:val="0013308F"/>
    <w:rsid w:val="001655EA"/>
    <w:rsid w:val="001A2D49"/>
    <w:rsid w:val="001A5D6F"/>
    <w:rsid w:val="001C1495"/>
    <w:rsid w:val="001E11F0"/>
    <w:rsid w:val="00202803"/>
    <w:rsid w:val="002358F5"/>
    <w:rsid w:val="00244E98"/>
    <w:rsid w:val="00256365"/>
    <w:rsid w:val="0027508D"/>
    <w:rsid w:val="002A2DA3"/>
    <w:rsid w:val="002E2ADE"/>
    <w:rsid w:val="002F0097"/>
    <w:rsid w:val="0030705B"/>
    <w:rsid w:val="003247DB"/>
    <w:rsid w:val="00335BC0"/>
    <w:rsid w:val="00366101"/>
    <w:rsid w:val="00375007"/>
    <w:rsid w:val="003A21CD"/>
    <w:rsid w:val="003B3BDA"/>
    <w:rsid w:val="003E03DC"/>
    <w:rsid w:val="004070AB"/>
    <w:rsid w:val="00407E07"/>
    <w:rsid w:val="00427A52"/>
    <w:rsid w:val="00435B88"/>
    <w:rsid w:val="004872C8"/>
    <w:rsid w:val="004E441B"/>
    <w:rsid w:val="00527D74"/>
    <w:rsid w:val="00537999"/>
    <w:rsid w:val="00540F37"/>
    <w:rsid w:val="00544B2A"/>
    <w:rsid w:val="005A35A8"/>
    <w:rsid w:val="00634E2D"/>
    <w:rsid w:val="0067345E"/>
    <w:rsid w:val="00684C99"/>
    <w:rsid w:val="006873DF"/>
    <w:rsid w:val="006901D9"/>
    <w:rsid w:val="006D1BD6"/>
    <w:rsid w:val="006F7482"/>
    <w:rsid w:val="00700455"/>
    <w:rsid w:val="00735FFF"/>
    <w:rsid w:val="007414AD"/>
    <w:rsid w:val="0076732D"/>
    <w:rsid w:val="0079362B"/>
    <w:rsid w:val="00794A04"/>
    <w:rsid w:val="007D2B5D"/>
    <w:rsid w:val="007F0E16"/>
    <w:rsid w:val="008038E9"/>
    <w:rsid w:val="00811251"/>
    <w:rsid w:val="00825517"/>
    <w:rsid w:val="00830FBA"/>
    <w:rsid w:val="00831B71"/>
    <w:rsid w:val="00833714"/>
    <w:rsid w:val="00875ECA"/>
    <w:rsid w:val="00881641"/>
    <w:rsid w:val="008C5BBC"/>
    <w:rsid w:val="008C77B1"/>
    <w:rsid w:val="008D31CE"/>
    <w:rsid w:val="008E4946"/>
    <w:rsid w:val="00926DC6"/>
    <w:rsid w:val="00933EE8"/>
    <w:rsid w:val="00947F2A"/>
    <w:rsid w:val="00962930"/>
    <w:rsid w:val="00974715"/>
    <w:rsid w:val="00984EDC"/>
    <w:rsid w:val="00990D43"/>
    <w:rsid w:val="009B0A73"/>
    <w:rsid w:val="009B6AF1"/>
    <w:rsid w:val="009E05CC"/>
    <w:rsid w:val="00A063CF"/>
    <w:rsid w:val="00A314FA"/>
    <w:rsid w:val="00A31550"/>
    <w:rsid w:val="00A46843"/>
    <w:rsid w:val="00A6316A"/>
    <w:rsid w:val="00A650B7"/>
    <w:rsid w:val="00A71434"/>
    <w:rsid w:val="00A74292"/>
    <w:rsid w:val="00A8481F"/>
    <w:rsid w:val="00AB1976"/>
    <w:rsid w:val="00AC00E1"/>
    <w:rsid w:val="00AD3F69"/>
    <w:rsid w:val="00B103C4"/>
    <w:rsid w:val="00B62C69"/>
    <w:rsid w:val="00BD6C60"/>
    <w:rsid w:val="00BE1903"/>
    <w:rsid w:val="00BE4B26"/>
    <w:rsid w:val="00C05B98"/>
    <w:rsid w:val="00C21F54"/>
    <w:rsid w:val="00C24C40"/>
    <w:rsid w:val="00C47551"/>
    <w:rsid w:val="00C63D11"/>
    <w:rsid w:val="00C714EE"/>
    <w:rsid w:val="00CC24B7"/>
    <w:rsid w:val="00CC4AE3"/>
    <w:rsid w:val="00CC6EB1"/>
    <w:rsid w:val="00CC7B11"/>
    <w:rsid w:val="00CD2FE2"/>
    <w:rsid w:val="00CF05F5"/>
    <w:rsid w:val="00D21405"/>
    <w:rsid w:val="00D25D09"/>
    <w:rsid w:val="00D26086"/>
    <w:rsid w:val="00D2760D"/>
    <w:rsid w:val="00D34FD5"/>
    <w:rsid w:val="00D374F5"/>
    <w:rsid w:val="00D46082"/>
    <w:rsid w:val="00D56C24"/>
    <w:rsid w:val="00D66221"/>
    <w:rsid w:val="00D7508E"/>
    <w:rsid w:val="00D774B4"/>
    <w:rsid w:val="00DA2331"/>
    <w:rsid w:val="00DA5C44"/>
    <w:rsid w:val="00DB3BD3"/>
    <w:rsid w:val="00DB7FF7"/>
    <w:rsid w:val="00DE60D9"/>
    <w:rsid w:val="00DF53D1"/>
    <w:rsid w:val="00DF6C8E"/>
    <w:rsid w:val="00E21378"/>
    <w:rsid w:val="00E21C5F"/>
    <w:rsid w:val="00E42DE3"/>
    <w:rsid w:val="00E641F4"/>
    <w:rsid w:val="00E74914"/>
    <w:rsid w:val="00E906EF"/>
    <w:rsid w:val="00EA55CF"/>
    <w:rsid w:val="00EA6721"/>
    <w:rsid w:val="00EA6855"/>
    <w:rsid w:val="00EA7F82"/>
    <w:rsid w:val="00EC537C"/>
    <w:rsid w:val="00EE4911"/>
    <w:rsid w:val="00F04237"/>
    <w:rsid w:val="00F5338E"/>
    <w:rsid w:val="00F53721"/>
    <w:rsid w:val="00F6549C"/>
    <w:rsid w:val="00F71E99"/>
    <w:rsid w:val="00F848AE"/>
    <w:rsid w:val="00FA3CD8"/>
    <w:rsid w:val="00FA4838"/>
    <w:rsid w:val="00FC7302"/>
    <w:rsid w:val="00FE2BEE"/>
    <w:rsid w:val="00FE4F54"/>
    <w:rsid w:val="00FF61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B33364"/>
  <w15:chartTrackingRefBased/>
  <w15:docId w15:val="{27978EE4-6B8A-4D4F-8A67-CCB5B063FA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C4AE3"/>
    <w:pPr>
      <w:spacing w:after="0" w:line="240" w:lineRule="auto"/>
    </w:pPr>
    <w:rPr>
      <w:lang w:val="en-US"/>
    </w:rPr>
  </w:style>
  <w:style w:type="paragraph" w:styleId="Heading1">
    <w:name w:val="heading 1"/>
    <w:basedOn w:val="Normal"/>
    <w:next w:val="Normal"/>
    <w:link w:val="Heading1Char"/>
    <w:uiPriority w:val="9"/>
    <w:qFormat/>
    <w:rsid w:val="00375007"/>
    <w:pPr>
      <w:keepNext/>
      <w:keepLines/>
      <w:spacing w:before="240"/>
      <w:jc w:val="both"/>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C4AE3"/>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C4AE3"/>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5007"/>
    <w:rPr>
      <w:rFonts w:asciiTheme="majorHAnsi" w:eastAsiaTheme="majorEastAsia" w:hAnsiTheme="majorHAnsi" w:cstheme="majorBidi"/>
      <w:color w:val="2F5496" w:themeColor="accent1" w:themeShade="BF"/>
      <w:sz w:val="32"/>
      <w:szCs w:val="32"/>
      <w:lang w:val="en-US"/>
    </w:rPr>
  </w:style>
  <w:style w:type="paragraph" w:styleId="NormalWeb">
    <w:name w:val="Normal (Web)"/>
    <w:basedOn w:val="Normal"/>
    <w:uiPriority w:val="99"/>
    <w:unhideWhenUsed/>
    <w:rsid w:val="00375007"/>
    <w:pPr>
      <w:spacing w:before="100" w:beforeAutospacing="1" w:after="100" w:afterAutospacing="1"/>
    </w:pPr>
    <w:rPr>
      <w:rFonts w:ascii="Times New Roman" w:eastAsiaTheme="minorEastAsia" w:hAnsi="Times New Roman" w:cs="Times New Roman"/>
      <w:sz w:val="24"/>
      <w:szCs w:val="24"/>
    </w:rPr>
  </w:style>
  <w:style w:type="table" w:customStyle="1" w:styleId="TableGridLight1">
    <w:name w:val="Table Grid Light1"/>
    <w:basedOn w:val="TableNormal"/>
    <w:uiPriority w:val="40"/>
    <w:rsid w:val="00375007"/>
    <w:pPr>
      <w:spacing w:after="0" w:line="240" w:lineRule="auto"/>
    </w:pPr>
    <w:rPr>
      <w:lang w:val="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PlainTable11">
    <w:name w:val="Plain Table 11"/>
    <w:basedOn w:val="TableNormal"/>
    <w:uiPriority w:val="41"/>
    <w:rsid w:val="00375007"/>
    <w:pPr>
      <w:spacing w:after="0" w:line="240" w:lineRule="auto"/>
    </w:pPr>
    <w:rPr>
      <w:lang w:val="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aliases w:val="List Paragraph1,lp1,Bullet List,Bullet 1,List Paragraph Char Char,b1,Number_1,new,SGLText List Paragraph,Colorful List - Accent 11,Normal Sentence"/>
    <w:basedOn w:val="Normal"/>
    <w:link w:val="ListParagraphChar"/>
    <w:uiPriority w:val="34"/>
    <w:qFormat/>
    <w:rsid w:val="00375007"/>
    <w:pPr>
      <w:ind w:left="720"/>
      <w:contextualSpacing/>
      <w:jc w:val="both"/>
    </w:pPr>
    <w:rPr>
      <w:rFonts w:ascii="Segoe UI" w:eastAsia="Times New Roman" w:hAnsi="Segoe UI" w:cs="Times New Roman"/>
      <w:sz w:val="20"/>
      <w:szCs w:val="24"/>
    </w:rPr>
  </w:style>
  <w:style w:type="character" w:customStyle="1" w:styleId="ListParagraphChar">
    <w:name w:val="List Paragraph Char"/>
    <w:aliases w:val="List Paragraph1 Char,lp1 Char,Bullet List Char,Bullet 1 Char,List Paragraph Char Char Char,b1 Char,Number_1 Char,new Char,SGLText List Paragraph Char,Colorful List - Accent 11 Char,Normal Sentence Char"/>
    <w:link w:val="ListParagraph"/>
    <w:uiPriority w:val="34"/>
    <w:locked/>
    <w:rsid w:val="00375007"/>
    <w:rPr>
      <w:rFonts w:ascii="Segoe UI" w:eastAsia="Times New Roman" w:hAnsi="Segoe UI" w:cs="Times New Roman"/>
      <w:sz w:val="20"/>
      <w:szCs w:val="24"/>
      <w:lang w:val="en-US"/>
    </w:rPr>
  </w:style>
  <w:style w:type="paragraph" w:styleId="TOCHeading">
    <w:name w:val="TOC Heading"/>
    <w:basedOn w:val="Heading1"/>
    <w:next w:val="Normal"/>
    <w:uiPriority w:val="39"/>
    <w:unhideWhenUsed/>
    <w:qFormat/>
    <w:rsid w:val="00375007"/>
    <w:pPr>
      <w:spacing w:line="259" w:lineRule="auto"/>
      <w:jc w:val="left"/>
      <w:outlineLvl w:val="9"/>
    </w:pPr>
  </w:style>
  <w:style w:type="paragraph" w:styleId="TOC1">
    <w:name w:val="toc 1"/>
    <w:basedOn w:val="Normal"/>
    <w:next w:val="Normal"/>
    <w:autoRedefine/>
    <w:uiPriority w:val="39"/>
    <w:unhideWhenUsed/>
    <w:rsid w:val="000B6BE7"/>
    <w:pPr>
      <w:tabs>
        <w:tab w:val="left" w:pos="440"/>
        <w:tab w:val="right" w:pos="10790"/>
      </w:tabs>
      <w:spacing w:after="100"/>
    </w:pPr>
    <w:rPr>
      <w:b/>
      <w:noProof/>
    </w:rPr>
  </w:style>
  <w:style w:type="character" w:styleId="Hyperlink">
    <w:name w:val="Hyperlink"/>
    <w:basedOn w:val="DefaultParagraphFont"/>
    <w:uiPriority w:val="99"/>
    <w:unhideWhenUsed/>
    <w:rsid w:val="00375007"/>
    <w:rPr>
      <w:color w:val="0563C1" w:themeColor="hyperlink"/>
      <w:u w:val="single"/>
    </w:rPr>
  </w:style>
  <w:style w:type="character" w:customStyle="1" w:styleId="Heading2Char">
    <w:name w:val="Heading 2 Char"/>
    <w:basedOn w:val="DefaultParagraphFont"/>
    <w:link w:val="Heading2"/>
    <w:uiPriority w:val="9"/>
    <w:rsid w:val="00CC4AE3"/>
    <w:rPr>
      <w:rFonts w:asciiTheme="majorHAnsi" w:eastAsiaTheme="majorEastAsia" w:hAnsiTheme="majorHAnsi" w:cstheme="majorBidi"/>
      <w:color w:val="2F5496" w:themeColor="accent1" w:themeShade="BF"/>
      <w:sz w:val="26"/>
      <w:szCs w:val="26"/>
      <w:lang w:val="en-US"/>
    </w:rPr>
  </w:style>
  <w:style w:type="character" w:customStyle="1" w:styleId="Heading3Char">
    <w:name w:val="Heading 3 Char"/>
    <w:basedOn w:val="DefaultParagraphFont"/>
    <w:link w:val="Heading3"/>
    <w:uiPriority w:val="9"/>
    <w:rsid w:val="00CC4AE3"/>
    <w:rPr>
      <w:rFonts w:asciiTheme="majorHAnsi" w:eastAsiaTheme="majorEastAsia" w:hAnsiTheme="majorHAnsi" w:cstheme="majorBidi"/>
      <w:color w:val="1F3763" w:themeColor="accent1" w:themeShade="7F"/>
      <w:sz w:val="24"/>
      <w:szCs w:val="24"/>
      <w:lang w:val="en-US"/>
    </w:rPr>
  </w:style>
  <w:style w:type="paragraph" w:styleId="TOC2">
    <w:name w:val="toc 2"/>
    <w:basedOn w:val="Normal"/>
    <w:next w:val="Normal"/>
    <w:autoRedefine/>
    <w:uiPriority w:val="39"/>
    <w:unhideWhenUsed/>
    <w:rsid w:val="00CC4AE3"/>
    <w:pPr>
      <w:spacing w:after="100"/>
      <w:ind w:left="220"/>
    </w:pPr>
  </w:style>
  <w:style w:type="paragraph" w:styleId="TOC3">
    <w:name w:val="toc 3"/>
    <w:basedOn w:val="Normal"/>
    <w:next w:val="Normal"/>
    <w:autoRedefine/>
    <w:uiPriority w:val="39"/>
    <w:unhideWhenUsed/>
    <w:rsid w:val="00CC4AE3"/>
    <w:pPr>
      <w:spacing w:after="100"/>
      <w:ind w:left="440"/>
    </w:pPr>
  </w:style>
  <w:style w:type="paragraph" w:styleId="Footer">
    <w:name w:val="footer"/>
    <w:basedOn w:val="Normal"/>
    <w:link w:val="FooterChar"/>
    <w:uiPriority w:val="99"/>
    <w:unhideWhenUsed/>
    <w:rsid w:val="00CC4AE3"/>
    <w:pPr>
      <w:tabs>
        <w:tab w:val="center" w:pos="4513"/>
        <w:tab w:val="right" w:pos="9026"/>
      </w:tabs>
    </w:pPr>
  </w:style>
  <w:style w:type="character" w:customStyle="1" w:styleId="FooterChar">
    <w:name w:val="Footer Char"/>
    <w:basedOn w:val="DefaultParagraphFont"/>
    <w:link w:val="Footer"/>
    <w:uiPriority w:val="99"/>
    <w:rsid w:val="00CC4AE3"/>
    <w:rPr>
      <w:lang w:val="en-US"/>
    </w:rPr>
  </w:style>
  <w:style w:type="table" w:styleId="TableGrid">
    <w:name w:val="Table Grid"/>
    <w:basedOn w:val="TableNormal"/>
    <w:uiPriority w:val="39"/>
    <w:rsid w:val="00CC4AE3"/>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C4AE3"/>
    <w:rPr>
      <w:b/>
      <w:bCs/>
    </w:rPr>
  </w:style>
  <w:style w:type="paragraph" w:styleId="Header">
    <w:name w:val="header"/>
    <w:basedOn w:val="Normal"/>
    <w:link w:val="HeaderChar"/>
    <w:unhideWhenUsed/>
    <w:qFormat/>
    <w:rsid w:val="00CC4AE3"/>
    <w:pPr>
      <w:tabs>
        <w:tab w:val="center" w:pos="4680"/>
        <w:tab w:val="right" w:pos="9360"/>
      </w:tabs>
      <w:spacing w:after="160"/>
    </w:pPr>
  </w:style>
  <w:style w:type="character" w:customStyle="1" w:styleId="HeaderChar">
    <w:name w:val="Header Char"/>
    <w:basedOn w:val="DefaultParagraphFont"/>
    <w:link w:val="Header"/>
    <w:qFormat/>
    <w:rsid w:val="00CC4AE3"/>
    <w:rPr>
      <w:lang w:val="en-US"/>
    </w:rPr>
  </w:style>
  <w:style w:type="character" w:styleId="HTMLCode">
    <w:name w:val="HTML Code"/>
    <w:basedOn w:val="DefaultParagraphFont"/>
    <w:uiPriority w:val="99"/>
    <w:semiHidden/>
    <w:unhideWhenUsed/>
    <w:rsid w:val="00CC4AE3"/>
    <w:rPr>
      <w:rFonts w:ascii="Courier New" w:eastAsia="Times New Roman" w:hAnsi="Courier New" w:cs="Courier New"/>
      <w:sz w:val="20"/>
      <w:szCs w:val="20"/>
    </w:rPr>
  </w:style>
  <w:style w:type="table" w:customStyle="1" w:styleId="TableGrid0">
    <w:name w:val="TableGrid"/>
    <w:rsid w:val="003E03DC"/>
    <w:pPr>
      <w:spacing w:after="0" w:line="240" w:lineRule="auto"/>
    </w:pPr>
    <w:rPr>
      <w:rFonts w:eastAsiaTheme="minorEastAsia"/>
      <w:lang w:eastAsia="en-IN"/>
    </w:rPr>
    <w:tblPr>
      <w:tblCellMar>
        <w:top w:w="0" w:type="dxa"/>
        <w:left w:w="0" w:type="dxa"/>
        <w:bottom w:w="0" w:type="dxa"/>
        <w:right w:w="0" w:type="dxa"/>
      </w:tblCellMar>
    </w:tblPr>
  </w:style>
  <w:style w:type="character" w:styleId="UnresolvedMention">
    <w:name w:val="Unresolved Mention"/>
    <w:basedOn w:val="DefaultParagraphFont"/>
    <w:uiPriority w:val="99"/>
    <w:semiHidden/>
    <w:unhideWhenUsed/>
    <w:rsid w:val="007D2B5D"/>
    <w:rPr>
      <w:color w:val="605E5C"/>
      <w:shd w:val="clear" w:color="auto" w:fill="E1DFDD"/>
    </w:rPr>
  </w:style>
  <w:style w:type="character" w:styleId="CommentReference">
    <w:name w:val="annotation reference"/>
    <w:basedOn w:val="DefaultParagraphFont"/>
    <w:uiPriority w:val="99"/>
    <w:semiHidden/>
    <w:unhideWhenUsed/>
    <w:rsid w:val="008C5BBC"/>
    <w:rPr>
      <w:sz w:val="16"/>
      <w:szCs w:val="16"/>
    </w:rPr>
  </w:style>
  <w:style w:type="paragraph" w:styleId="CommentText">
    <w:name w:val="annotation text"/>
    <w:basedOn w:val="Normal"/>
    <w:link w:val="CommentTextChar"/>
    <w:uiPriority w:val="99"/>
    <w:semiHidden/>
    <w:unhideWhenUsed/>
    <w:rsid w:val="008C5BBC"/>
    <w:rPr>
      <w:sz w:val="20"/>
      <w:szCs w:val="20"/>
    </w:rPr>
  </w:style>
  <w:style w:type="character" w:customStyle="1" w:styleId="CommentTextChar">
    <w:name w:val="Comment Text Char"/>
    <w:basedOn w:val="DefaultParagraphFont"/>
    <w:link w:val="CommentText"/>
    <w:uiPriority w:val="99"/>
    <w:semiHidden/>
    <w:rsid w:val="008C5BBC"/>
    <w:rPr>
      <w:sz w:val="20"/>
      <w:szCs w:val="20"/>
      <w:lang w:val="en-US"/>
    </w:rPr>
  </w:style>
  <w:style w:type="paragraph" w:styleId="CommentSubject">
    <w:name w:val="annotation subject"/>
    <w:basedOn w:val="CommentText"/>
    <w:next w:val="CommentText"/>
    <w:link w:val="CommentSubjectChar"/>
    <w:uiPriority w:val="99"/>
    <w:semiHidden/>
    <w:unhideWhenUsed/>
    <w:rsid w:val="008C5BBC"/>
    <w:rPr>
      <w:b/>
      <w:bCs/>
    </w:rPr>
  </w:style>
  <w:style w:type="character" w:customStyle="1" w:styleId="CommentSubjectChar">
    <w:name w:val="Comment Subject Char"/>
    <w:basedOn w:val="CommentTextChar"/>
    <w:link w:val="CommentSubject"/>
    <w:uiPriority w:val="99"/>
    <w:semiHidden/>
    <w:rsid w:val="008C5BBC"/>
    <w:rPr>
      <w:b/>
      <w:bCs/>
      <w:sz w:val="20"/>
      <w:szCs w:val="20"/>
      <w:lang w:val="en-US"/>
    </w:rPr>
  </w:style>
  <w:style w:type="paragraph" w:styleId="BalloonText">
    <w:name w:val="Balloon Text"/>
    <w:basedOn w:val="Normal"/>
    <w:link w:val="BalloonTextChar"/>
    <w:uiPriority w:val="99"/>
    <w:semiHidden/>
    <w:unhideWhenUsed/>
    <w:rsid w:val="008C5BB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C5BBC"/>
    <w:rPr>
      <w:rFonts w:ascii="Segoe UI" w:hAnsi="Segoe UI" w:cs="Segoe UI"/>
      <w:sz w:val="18"/>
      <w:szCs w:val="18"/>
      <w:lang w:val="en-US"/>
    </w:rPr>
  </w:style>
  <w:style w:type="character" w:customStyle="1" w:styleId="hljs-comment">
    <w:name w:val="hljs-comment"/>
    <w:basedOn w:val="DefaultParagraphFont"/>
    <w:rsid w:val="00FC7302"/>
  </w:style>
  <w:style w:type="character" w:customStyle="1" w:styleId="hljs-punctuation">
    <w:name w:val="hljs-punctuation"/>
    <w:basedOn w:val="DefaultParagraphFont"/>
    <w:rsid w:val="00FC73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247443">
      <w:bodyDiv w:val="1"/>
      <w:marLeft w:val="0"/>
      <w:marRight w:val="0"/>
      <w:marTop w:val="0"/>
      <w:marBottom w:val="0"/>
      <w:divBdr>
        <w:top w:val="none" w:sz="0" w:space="0" w:color="auto"/>
        <w:left w:val="none" w:sz="0" w:space="0" w:color="auto"/>
        <w:bottom w:val="none" w:sz="0" w:space="0" w:color="auto"/>
        <w:right w:val="none" w:sz="0" w:space="0" w:color="auto"/>
      </w:divBdr>
    </w:div>
    <w:div w:id="914825615">
      <w:bodyDiv w:val="1"/>
      <w:marLeft w:val="0"/>
      <w:marRight w:val="0"/>
      <w:marTop w:val="0"/>
      <w:marBottom w:val="0"/>
      <w:divBdr>
        <w:top w:val="none" w:sz="0" w:space="0" w:color="auto"/>
        <w:left w:val="none" w:sz="0" w:space="0" w:color="auto"/>
        <w:bottom w:val="none" w:sz="0" w:space="0" w:color="auto"/>
        <w:right w:val="none" w:sz="0" w:space="0" w:color="auto"/>
      </w:divBdr>
    </w:div>
    <w:div w:id="997222312">
      <w:bodyDiv w:val="1"/>
      <w:marLeft w:val="0"/>
      <w:marRight w:val="0"/>
      <w:marTop w:val="0"/>
      <w:marBottom w:val="0"/>
      <w:divBdr>
        <w:top w:val="none" w:sz="0" w:space="0" w:color="auto"/>
        <w:left w:val="none" w:sz="0" w:space="0" w:color="auto"/>
        <w:bottom w:val="none" w:sz="0" w:space="0" w:color="auto"/>
        <w:right w:val="none" w:sz="0" w:space="0" w:color="auto"/>
      </w:divBdr>
    </w:div>
    <w:div w:id="1038892140">
      <w:bodyDiv w:val="1"/>
      <w:marLeft w:val="0"/>
      <w:marRight w:val="0"/>
      <w:marTop w:val="0"/>
      <w:marBottom w:val="0"/>
      <w:divBdr>
        <w:top w:val="none" w:sz="0" w:space="0" w:color="auto"/>
        <w:left w:val="none" w:sz="0" w:space="0" w:color="auto"/>
        <w:bottom w:val="none" w:sz="0" w:space="0" w:color="auto"/>
        <w:right w:val="none" w:sz="0" w:space="0" w:color="auto"/>
      </w:divBdr>
      <w:divsChild>
        <w:div w:id="1501194486">
          <w:marLeft w:val="0"/>
          <w:marRight w:val="0"/>
          <w:marTop w:val="0"/>
          <w:marBottom w:val="0"/>
          <w:divBdr>
            <w:top w:val="none" w:sz="0" w:space="0" w:color="auto"/>
            <w:left w:val="none" w:sz="0" w:space="0" w:color="auto"/>
            <w:bottom w:val="none" w:sz="0" w:space="0" w:color="auto"/>
            <w:right w:val="none" w:sz="0" w:space="0" w:color="auto"/>
          </w:divBdr>
          <w:divsChild>
            <w:div w:id="2095128374">
              <w:marLeft w:val="0"/>
              <w:marRight w:val="0"/>
              <w:marTop w:val="0"/>
              <w:marBottom w:val="0"/>
              <w:divBdr>
                <w:top w:val="none" w:sz="0" w:space="0" w:color="auto"/>
                <w:left w:val="none" w:sz="0" w:space="0" w:color="auto"/>
                <w:bottom w:val="none" w:sz="0" w:space="0" w:color="auto"/>
                <w:right w:val="none" w:sz="0" w:space="0" w:color="auto"/>
              </w:divBdr>
              <w:divsChild>
                <w:div w:id="953248972">
                  <w:marLeft w:val="0"/>
                  <w:marRight w:val="0"/>
                  <w:marTop w:val="0"/>
                  <w:marBottom w:val="0"/>
                  <w:divBdr>
                    <w:top w:val="none" w:sz="0" w:space="0" w:color="auto"/>
                    <w:left w:val="none" w:sz="0" w:space="0" w:color="auto"/>
                    <w:bottom w:val="none" w:sz="0" w:space="0" w:color="auto"/>
                    <w:right w:val="none" w:sz="0" w:space="0" w:color="auto"/>
                  </w:divBdr>
                  <w:divsChild>
                    <w:div w:id="1153374648">
                      <w:marLeft w:val="0"/>
                      <w:marRight w:val="0"/>
                      <w:marTop w:val="0"/>
                      <w:marBottom w:val="0"/>
                      <w:divBdr>
                        <w:top w:val="none" w:sz="0" w:space="0" w:color="auto"/>
                        <w:left w:val="none" w:sz="0" w:space="0" w:color="auto"/>
                        <w:bottom w:val="none" w:sz="0" w:space="0" w:color="auto"/>
                        <w:right w:val="none" w:sz="0" w:space="0" w:color="auto"/>
                      </w:divBdr>
                      <w:divsChild>
                        <w:div w:id="766778538">
                          <w:marLeft w:val="0"/>
                          <w:marRight w:val="0"/>
                          <w:marTop w:val="0"/>
                          <w:marBottom w:val="0"/>
                          <w:divBdr>
                            <w:top w:val="none" w:sz="0" w:space="0" w:color="auto"/>
                            <w:left w:val="none" w:sz="0" w:space="0" w:color="auto"/>
                            <w:bottom w:val="none" w:sz="0" w:space="0" w:color="auto"/>
                            <w:right w:val="none" w:sz="0" w:space="0" w:color="auto"/>
                          </w:divBdr>
                          <w:divsChild>
                            <w:div w:id="1324356333">
                              <w:marLeft w:val="0"/>
                              <w:marRight w:val="0"/>
                              <w:marTop w:val="0"/>
                              <w:marBottom w:val="0"/>
                              <w:divBdr>
                                <w:top w:val="none" w:sz="0" w:space="0" w:color="auto"/>
                                <w:left w:val="none" w:sz="0" w:space="0" w:color="auto"/>
                                <w:bottom w:val="none" w:sz="0" w:space="0" w:color="auto"/>
                                <w:right w:val="none" w:sz="0" w:space="0" w:color="auto"/>
                              </w:divBdr>
                              <w:divsChild>
                                <w:div w:id="1279489748">
                                  <w:marLeft w:val="0"/>
                                  <w:marRight w:val="0"/>
                                  <w:marTop w:val="0"/>
                                  <w:marBottom w:val="0"/>
                                  <w:divBdr>
                                    <w:top w:val="none" w:sz="0" w:space="0" w:color="auto"/>
                                    <w:left w:val="none" w:sz="0" w:space="0" w:color="auto"/>
                                    <w:bottom w:val="none" w:sz="0" w:space="0" w:color="auto"/>
                                    <w:right w:val="none" w:sz="0" w:space="0" w:color="auto"/>
                                  </w:divBdr>
                                  <w:divsChild>
                                    <w:div w:id="1676807574">
                                      <w:marLeft w:val="0"/>
                                      <w:marRight w:val="0"/>
                                      <w:marTop w:val="0"/>
                                      <w:marBottom w:val="0"/>
                                      <w:divBdr>
                                        <w:top w:val="none" w:sz="0" w:space="0" w:color="auto"/>
                                        <w:left w:val="none" w:sz="0" w:space="0" w:color="auto"/>
                                        <w:bottom w:val="none" w:sz="0" w:space="0" w:color="auto"/>
                                        <w:right w:val="none" w:sz="0" w:space="0" w:color="auto"/>
                                      </w:divBdr>
                                      <w:divsChild>
                                        <w:div w:id="1462772270">
                                          <w:marLeft w:val="0"/>
                                          <w:marRight w:val="0"/>
                                          <w:marTop w:val="0"/>
                                          <w:marBottom w:val="0"/>
                                          <w:divBdr>
                                            <w:top w:val="none" w:sz="0" w:space="0" w:color="auto"/>
                                            <w:left w:val="none" w:sz="0" w:space="0" w:color="auto"/>
                                            <w:bottom w:val="none" w:sz="0" w:space="0" w:color="auto"/>
                                            <w:right w:val="none" w:sz="0" w:space="0" w:color="auto"/>
                                          </w:divBdr>
                                          <w:divsChild>
                                            <w:div w:id="1289821775">
                                              <w:marLeft w:val="0"/>
                                              <w:marRight w:val="0"/>
                                              <w:marTop w:val="0"/>
                                              <w:marBottom w:val="0"/>
                                              <w:divBdr>
                                                <w:top w:val="none" w:sz="0" w:space="0" w:color="auto"/>
                                                <w:left w:val="none" w:sz="0" w:space="0" w:color="auto"/>
                                                <w:bottom w:val="none" w:sz="0" w:space="0" w:color="auto"/>
                                                <w:right w:val="none" w:sz="0" w:space="0" w:color="auto"/>
                                              </w:divBdr>
                                              <w:divsChild>
                                                <w:div w:id="1891763302">
                                                  <w:marLeft w:val="0"/>
                                                  <w:marRight w:val="0"/>
                                                  <w:marTop w:val="0"/>
                                                  <w:marBottom w:val="0"/>
                                                  <w:divBdr>
                                                    <w:top w:val="none" w:sz="0" w:space="0" w:color="auto"/>
                                                    <w:left w:val="none" w:sz="0" w:space="0" w:color="auto"/>
                                                    <w:bottom w:val="none" w:sz="0" w:space="0" w:color="auto"/>
                                                    <w:right w:val="none" w:sz="0" w:space="0" w:color="auto"/>
                                                  </w:divBdr>
                                                  <w:divsChild>
                                                    <w:div w:id="918830961">
                                                      <w:marLeft w:val="0"/>
                                                      <w:marRight w:val="0"/>
                                                      <w:marTop w:val="0"/>
                                                      <w:marBottom w:val="0"/>
                                                      <w:divBdr>
                                                        <w:top w:val="none" w:sz="0" w:space="0" w:color="auto"/>
                                                        <w:left w:val="none" w:sz="0" w:space="0" w:color="auto"/>
                                                        <w:bottom w:val="none" w:sz="0" w:space="0" w:color="auto"/>
                                                        <w:right w:val="none" w:sz="0" w:space="0" w:color="auto"/>
                                                      </w:divBdr>
                                                      <w:divsChild>
                                                        <w:div w:id="483545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06883354">
      <w:bodyDiv w:val="1"/>
      <w:marLeft w:val="0"/>
      <w:marRight w:val="0"/>
      <w:marTop w:val="0"/>
      <w:marBottom w:val="0"/>
      <w:divBdr>
        <w:top w:val="none" w:sz="0" w:space="0" w:color="auto"/>
        <w:left w:val="none" w:sz="0" w:space="0" w:color="auto"/>
        <w:bottom w:val="none" w:sz="0" w:space="0" w:color="auto"/>
        <w:right w:val="none" w:sz="0" w:space="0" w:color="auto"/>
      </w:divBdr>
    </w:div>
    <w:div w:id="1607735006">
      <w:bodyDiv w:val="1"/>
      <w:marLeft w:val="0"/>
      <w:marRight w:val="0"/>
      <w:marTop w:val="0"/>
      <w:marBottom w:val="0"/>
      <w:divBdr>
        <w:top w:val="none" w:sz="0" w:space="0" w:color="auto"/>
        <w:left w:val="none" w:sz="0" w:space="0" w:color="auto"/>
        <w:bottom w:val="none" w:sz="0" w:space="0" w:color="auto"/>
        <w:right w:val="none" w:sz="0" w:space="0" w:color="auto"/>
      </w:divBdr>
    </w:div>
    <w:div w:id="1675061309">
      <w:bodyDiv w:val="1"/>
      <w:marLeft w:val="0"/>
      <w:marRight w:val="0"/>
      <w:marTop w:val="0"/>
      <w:marBottom w:val="0"/>
      <w:divBdr>
        <w:top w:val="none" w:sz="0" w:space="0" w:color="auto"/>
        <w:left w:val="none" w:sz="0" w:space="0" w:color="auto"/>
        <w:bottom w:val="none" w:sz="0" w:space="0" w:color="auto"/>
        <w:right w:val="none" w:sz="0" w:space="0" w:color="auto"/>
      </w:divBdr>
    </w:div>
    <w:div w:id="2009669343">
      <w:bodyDiv w:val="1"/>
      <w:marLeft w:val="0"/>
      <w:marRight w:val="0"/>
      <w:marTop w:val="0"/>
      <w:marBottom w:val="0"/>
      <w:divBdr>
        <w:top w:val="none" w:sz="0" w:space="0" w:color="auto"/>
        <w:left w:val="none" w:sz="0" w:space="0" w:color="auto"/>
        <w:bottom w:val="none" w:sz="0" w:space="0" w:color="auto"/>
        <w:right w:val="none" w:sz="0" w:space="0" w:color="auto"/>
      </w:divBdr>
    </w:div>
    <w:div w:id="21411441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comments" Target="comments.xml"/><Relationship Id="rId26" Type="http://schemas.openxmlformats.org/officeDocument/2006/relationships/hyperlink" Target="http://xxxx/XXXX/VantageWebAPI/api/LoanClosure/LoanClosure" TargetMode="External"/><Relationship Id="rId3" Type="http://schemas.openxmlformats.org/officeDocument/2006/relationships/styles" Target="styles.xml"/><Relationship Id="rId21" Type="http://schemas.openxmlformats.org/officeDocument/2006/relationships/hyperlink" Target="http://xxxx/XXXX/VantageWebAPI/api/LoanAccountClose/LoanAccountClose"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8.png"/><Relationship Id="rId25" Type="http://schemas.openxmlformats.org/officeDocument/2006/relationships/hyperlink" Target="http://xxxx/XXXX/VantageWebAPI/api/LoanClosure/LoanClosure"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xxxx/XXXX/VantageWebAPI/api/LoanClosure/LoanClosure" TargetMode="External"/><Relationship Id="rId20" Type="http://schemas.microsoft.com/office/2016/09/relationships/commentsIds" Target="commentsIds.xml"/><Relationship Id="rId29"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0.png"/><Relationship Id="rId32" Type="http://schemas.microsoft.com/office/2011/relationships/people" Target="people.xml"/><Relationship Id="rId5" Type="http://schemas.openxmlformats.org/officeDocument/2006/relationships/webSettings" Target="webSettings.xml"/><Relationship Id="rId15" Type="http://schemas.openxmlformats.org/officeDocument/2006/relationships/hyperlink" Target="http://xxxx/XXXX/VantageWebAPI/api/LoanContractClosure/LoanContractClosure" TargetMode="External"/><Relationship Id="rId23" Type="http://schemas.openxmlformats.org/officeDocument/2006/relationships/image" Target="media/image9.png"/><Relationship Id="rId28" Type="http://schemas.openxmlformats.org/officeDocument/2006/relationships/hyperlink" Target="http://xxxx/XXXX/VantageWebAPI/api/LoanReceipt/SaveLoanReceipt" TargetMode="External"/><Relationship Id="rId10" Type="http://schemas.openxmlformats.org/officeDocument/2006/relationships/image" Target="media/image3.png"/><Relationship Id="rId19" Type="http://schemas.microsoft.com/office/2011/relationships/commentsExtended" Target="commentsExtended.xm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xxxx/XXXX/VantageWebAPI/api/LoanClosure/LoanClosure" TargetMode="External"/><Relationship Id="rId27" Type="http://schemas.openxmlformats.org/officeDocument/2006/relationships/hyperlink" Target="http://xxxx/XXXX/VantageWebAPI/api/LoanReceipt/SaveLoanReceipt" TargetMode="External"/><Relationship Id="rId30" Type="http://schemas.openxmlformats.org/officeDocument/2006/relationships/footer" Target="footer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060115-05E6-45B8-86A7-BF44A14AEC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1194</TotalTime>
  <Pages>27</Pages>
  <Words>4650</Words>
  <Characters>26507</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 Shegokar</dc:creator>
  <cp:keywords/>
  <dc:description/>
  <cp:lastModifiedBy>Aman Shegokar</cp:lastModifiedBy>
  <cp:revision>45</cp:revision>
  <dcterms:created xsi:type="dcterms:W3CDTF">2025-01-13T07:13:00Z</dcterms:created>
  <dcterms:modified xsi:type="dcterms:W3CDTF">2025-04-03T08:21:00Z</dcterms:modified>
</cp:coreProperties>
</file>